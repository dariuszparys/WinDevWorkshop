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83A4AB" w14:textId="77777777" w:rsidR="002573C3" w:rsidRPr="00717A8E" w:rsidRDefault="002573C3" w:rsidP="002573C3">
      <w:pPr>
        <w:rPr>
          <w:noProof/>
          <w:vanish/>
          <w:lang w:eastAsia="es-AR"/>
          <w:specVanish/>
        </w:rPr>
      </w:pPr>
    </w:p>
    <w:p w14:paraId="0883A4AC" w14:textId="48269176" w:rsidR="002573C3" w:rsidRPr="00C93E86" w:rsidRDefault="004E7B96" w:rsidP="00A96808">
      <w:pPr>
        <w:rPr>
          <w:rFonts w:ascii="Arial Black" w:hAnsi="Arial Black"/>
          <w:noProof/>
          <w:color w:val="2FAAEC"/>
          <w:sz w:val="52"/>
          <w:highlight w:val="yellow"/>
        </w:rPr>
      </w:pPr>
      <w:r>
        <w:rPr>
          <w:noProof/>
          <w:lang w:bidi="ar-SA"/>
        </w:rPr>
        <w:drawing>
          <wp:inline distT="0" distB="0" distL="0" distR="0" wp14:anchorId="6F39A599" wp14:editId="1033216F">
            <wp:extent cx="1685714" cy="301742"/>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_Win8Logo.png"/>
                    <pic:cNvPicPr/>
                  </pic:nvPicPr>
                  <pic:blipFill>
                    <a:blip r:embed="rId8">
                      <a:extLst>
                        <a:ext uri="{28A0092B-C50C-407E-A947-70E740481C1C}">
                          <a14:useLocalDpi xmlns:a14="http://schemas.microsoft.com/office/drawing/2010/main" val="0"/>
                        </a:ext>
                      </a:extLst>
                    </a:blip>
                    <a:stretch>
                      <a:fillRect/>
                    </a:stretch>
                  </pic:blipFill>
                  <pic:spPr>
                    <a:xfrm>
                      <a:off x="0" y="0"/>
                      <a:ext cx="1685714" cy="301742"/>
                    </a:xfrm>
                    <a:prstGeom prst="rect">
                      <a:avLst/>
                    </a:prstGeom>
                  </pic:spPr>
                </pic:pic>
              </a:graphicData>
            </a:graphic>
          </wp:inline>
        </w:drawing>
      </w:r>
    </w:p>
    <w:p w14:paraId="0883A4AD" w14:textId="77777777" w:rsidR="002573C3" w:rsidRPr="00D54414" w:rsidRDefault="002573C3" w:rsidP="002573C3">
      <w:pPr>
        <w:rPr>
          <w:rFonts w:ascii="Arial Black" w:hAnsi="Arial Black"/>
          <w:noProof/>
          <w:sz w:val="52"/>
          <w:highlight w:val="yellow"/>
        </w:rPr>
      </w:pPr>
    </w:p>
    <w:p w14:paraId="0883A4AE" w14:textId="77777777" w:rsidR="002573C3" w:rsidRPr="00D54414" w:rsidRDefault="002573C3" w:rsidP="002573C3">
      <w:pPr>
        <w:rPr>
          <w:rFonts w:ascii="Arial Black" w:hAnsi="Arial Black"/>
          <w:noProof/>
          <w:sz w:val="52"/>
          <w:highlight w:val="yellow"/>
        </w:rPr>
      </w:pPr>
    </w:p>
    <w:p w14:paraId="0883A4AF" w14:textId="149665C3" w:rsidR="002573C3" w:rsidRPr="00D54414" w:rsidRDefault="002573C3" w:rsidP="002573C3">
      <w:pPr>
        <w:pStyle w:val="HOLTitle1"/>
        <w:rPr>
          <w:noProof/>
        </w:rPr>
      </w:pPr>
      <w:r w:rsidRPr="00D54414">
        <w:rPr>
          <w:noProof/>
        </w:rPr>
        <w:t>Hand</w:t>
      </w:r>
      <w:r w:rsidR="00B43992">
        <w:rPr>
          <w:noProof/>
        </w:rPr>
        <w:softHyphen/>
      </w:r>
      <w:r w:rsidRPr="00D54414">
        <w:rPr>
          <w:noProof/>
        </w:rPr>
        <w:t>s-</w:t>
      </w:r>
      <w:r w:rsidR="000277B4">
        <w:rPr>
          <w:noProof/>
        </w:rPr>
        <w:t>o</w:t>
      </w:r>
      <w:r w:rsidR="000277B4" w:rsidRPr="00D54414">
        <w:rPr>
          <w:noProof/>
        </w:rPr>
        <w:t xml:space="preserve">n </w:t>
      </w:r>
      <w:r w:rsidR="001F2893">
        <w:rPr>
          <w:noProof/>
        </w:rPr>
        <w:t>l</w:t>
      </w:r>
      <w:r w:rsidR="001F2893" w:rsidRPr="00D54414">
        <w:rPr>
          <w:noProof/>
        </w:rPr>
        <w:t>a</w:t>
      </w:r>
      <w:r w:rsidR="007C7221">
        <w:rPr>
          <w:noProof/>
        </w:rPr>
        <w:t>b</w:t>
      </w:r>
    </w:p>
    <w:p w14:paraId="0883A4B0" w14:textId="42AF858E" w:rsidR="002573C3" w:rsidRPr="00C93E86" w:rsidRDefault="00672B28" w:rsidP="002573C3">
      <w:pPr>
        <w:pStyle w:val="HOLDescription"/>
        <w:rPr>
          <w:rFonts w:ascii="Arial Narrow" w:hAnsi="Arial Narrow"/>
          <w:noProof/>
          <w:color w:val="32B4FA"/>
          <w:sz w:val="56"/>
          <w:szCs w:val="56"/>
          <w:lang w:val="en-US"/>
        </w:rPr>
      </w:pPr>
      <w:r>
        <w:rPr>
          <w:rFonts w:ascii="Arial Narrow" w:hAnsi="Arial Narrow"/>
          <w:noProof/>
          <w:color w:val="32B4FA"/>
          <w:sz w:val="56"/>
          <w:szCs w:val="56"/>
          <w:lang w:val="en-US"/>
        </w:rPr>
        <w:t>Lab</w:t>
      </w:r>
      <w:r w:rsidR="00134229" w:rsidRPr="00C93E86">
        <w:rPr>
          <w:rFonts w:ascii="Arial Narrow" w:hAnsi="Arial Narrow"/>
          <w:noProof/>
          <w:color w:val="32B4FA"/>
          <w:sz w:val="56"/>
          <w:szCs w:val="56"/>
          <w:lang w:val="en-US"/>
        </w:rPr>
        <w:t xml:space="preserve">: </w:t>
      </w:r>
      <w:r w:rsidR="00773DE9">
        <w:rPr>
          <w:rFonts w:ascii="Arial Narrow" w:hAnsi="Arial Narrow"/>
          <w:noProof/>
          <w:color w:val="32B4FA"/>
          <w:sz w:val="56"/>
          <w:szCs w:val="56"/>
          <w:lang w:val="en-US"/>
        </w:rPr>
        <w:t>Hosted Web Apps</w:t>
      </w:r>
      <w:r w:rsidR="00536022">
        <w:rPr>
          <w:rFonts w:ascii="Arial Narrow" w:hAnsi="Arial Narrow"/>
          <w:noProof/>
          <w:color w:val="32B4FA"/>
          <w:sz w:val="56"/>
          <w:szCs w:val="56"/>
          <w:lang w:val="en-US"/>
        </w:rPr>
        <w:t xml:space="preserve"> and WebViews</w:t>
      </w:r>
    </w:p>
    <w:p w14:paraId="0883A4B1" w14:textId="77777777" w:rsidR="002573C3" w:rsidRPr="00B43992" w:rsidRDefault="002573C3" w:rsidP="002573C3">
      <w:pPr>
        <w:spacing w:after="0" w:line="240" w:lineRule="auto"/>
        <w:rPr>
          <w:rFonts w:ascii="Arial" w:eastAsia="Batang" w:hAnsi="Arial" w:cs="Times New Roman"/>
          <w:noProof/>
          <w:color w:val="139BEC"/>
          <w:sz w:val="20"/>
          <w:szCs w:val="24"/>
          <w:vertAlign w:val="subscript"/>
          <w:lang w:eastAsia="ko-KR"/>
        </w:rPr>
      </w:pPr>
    </w:p>
    <w:p w14:paraId="0883A4B2" w14:textId="77777777" w:rsidR="001835C9" w:rsidRDefault="001835C9" w:rsidP="002573C3">
      <w:pPr>
        <w:spacing w:after="0" w:line="240" w:lineRule="auto"/>
        <w:rPr>
          <w:rFonts w:ascii="Arial" w:eastAsia="Batang" w:hAnsi="Arial" w:cs="Times New Roman"/>
          <w:noProof/>
          <w:sz w:val="20"/>
          <w:szCs w:val="24"/>
          <w:lang w:eastAsia="ko-KR"/>
        </w:rPr>
      </w:pPr>
    </w:p>
    <w:p w14:paraId="36B3F2FE" w14:textId="606C4C82" w:rsidR="007E39CD" w:rsidRPr="00761D40" w:rsidRDefault="00D14108" w:rsidP="00A96808">
      <w:r>
        <w:t>September</w:t>
      </w:r>
      <w:r w:rsidR="00D5436B">
        <w:t xml:space="preserve"> 2015</w:t>
      </w:r>
    </w:p>
    <w:p w14:paraId="0883A4B5" w14:textId="77777777" w:rsidR="001835C9" w:rsidRPr="001835C9" w:rsidRDefault="001835C9" w:rsidP="002573C3">
      <w:pPr>
        <w:spacing w:after="0" w:line="240" w:lineRule="auto"/>
        <w:rPr>
          <w:rFonts w:ascii="Arial" w:eastAsia="Batang" w:hAnsi="Arial" w:cs="Times New Roman"/>
          <w:noProof/>
          <w:szCs w:val="20"/>
          <w:lang w:eastAsia="ko-KR"/>
        </w:rPr>
      </w:pPr>
    </w:p>
    <w:p w14:paraId="0883A4B6"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7"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8"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9"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A"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B"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C"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D" w14:textId="06E0E4EB" w:rsidR="002573C3" w:rsidRDefault="002573C3" w:rsidP="002573C3">
      <w:pPr>
        <w:rPr>
          <w:noProof/>
        </w:rPr>
      </w:pPr>
    </w:p>
    <w:p w14:paraId="26D0185F" w14:textId="77777777" w:rsidR="004E7B96" w:rsidRDefault="004E7B96" w:rsidP="002573C3">
      <w:pPr>
        <w:rPr>
          <w:noProof/>
        </w:rPr>
      </w:pPr>
    </w:p>
    <w:p w14:paraId="7C2AC60C" w14:textId="77777777" w:rsidR="004E7B96" w:rsidRDefault="004E7B96" w:rsidP="002573C3">
      <w:pPr>
        <w:rPr>
          <w:noProof/>
        </w:rPr>
      </w:pPr>
    </w:p>
    <w:p w14:paraId="0FFCA2F6" w14:textId="77777777" w:rsidR="004E7B96" w:rsidRDefault="004E7B96" w:rsidP="002573C3">
      <w:pPr>
        <w:rPr>
          <w:noProof/>
        </w:rPr>
      </w:pPr>
    </w:p>
    <w:p w14:paraId="0DA6B08B" w14:textId="77777777" w:rsidR="004E7B96" w:rsidRDefault="004E7B96" w:rsidP="002573C3">
      <w:pPr>
        <w:rPr>
          <w:noProof/>
        </w:rPr>
      </w:pPr>
    </w:p>
    <w:p w14:paraId="0B6218CB" w14:textId="77777777" w:rsidR="004E7B96" w:rsidRDefault="004E7B96" w:rsidP="002573C3">
      <w:pPr>
        <w:rPr>
          <w:noProof/>
        </w:rPr>
      </w:pPr>
    </w:p>
    <w:p w14:paraId="5F4F8435" w14:textId="77777777" w:rsidR="004E7B96" w:rsidRDefault="004E7B96">
      <w:pPr>
        <w:pStyle w:val="TOC1"/>
      </w:pPr>
    </w:p>
    <w:p w14:paraId="377EA3A6" w14:textId="77777777" w:rsidR="0097225A" w:rsidRDefault="004E7B96" w:rsidP="00A96808">
      <w:pPr>
        <w:pStyle w:val="TOC1"/>
        <w:jc w:val="right"/>
      </w:pPr>
      <w:r>
        <w:rPr>
          <w:lang w:eastAsia="en-US" w:bidi="ar-SA"/>
        </w:rPr>
        <w:drawing>
          <wp:inline distT="0" distB="0" distL="0" distR="0" wp14:anchorId="10483C19" wp14:editId="65B99FFC">
            <wp:extent cx="1371031" cy="5043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_Logo_NEW_SMALL.png"/>
                    <pic:cNvPicPr/>
                  </pic:nvPicPr>
                  <pic:blipFill>
                    <a:blip r:embed="rId9">
                      <a:extLst>
                        <a:ext uri="{28A0092B-C50C-407E-A947-70E740481C1C}">
                          <a14:useLocalDpi xmlns:a14="http://schemas.microsoft.com/office/drawing/2010/main" val="0"/>
                        </a:ext>
                      </a:extLst>
                    </a:blip>
                    <a:stretch>
                      <a:fillRect/>
                    </a:stretch>
                  </pic:blipFill>
                  <pic:spPr>
                    <a:xfrm>
                      <a:off x="0" y="0"/>
                      <a:ext cx="1372205" cy="504756"/>
                    </a:xfrm>
                    <a:prstGeom prst="rect">
                      <a:avLst/>
                    </a:prstGeom>
                  </pic:spPr>
                </pic:pic>
              </a:graphicData>
            </a:graphic>
          </wp:inline>
        </w:drawing>
      </w:r>
      <w:r w:rsidR="002573C3" w:rsidRPr="00D54414">
        <w:br w:type="page"/>
      </w:r>
      <w:bookmarkStart w:id="0" w:name="_Toc168302996"/>
      <w:bookmarkStart w:id="1" w:name="_Toc168399728"/>
      <w:r w:rsidR="002573C3" w:rsidRPr="00D54414">
        <w:lastRenderedPageBreak/>
        <w:t>Contents</w:t>
      </w:r>
      <w:bookmarkEnd w:id="0"/>
      <w:bookmarkEnd w:id="1"/>
      <w:r w:rsidR="00090860">
        <w:fldChar w:fldCharType="begin"/>
      </w:r>
      <w:r w:rsidR="002573C3">
        <w:instrText xml:space="preserve">  </w:instrText>
      </w:r>
      <w:r w:rsidR="00090860">
        <w:fldChar w:fldCharType="end"/>
      </w:r>
      <w:r w:rsidR="00090860" w:rsidRPr="00D54414">
        <w:rPr>
          <w:caps w:val="0"/>
        </w:rPr>
        <w:fldChar w:fldCharType="begin"/>
      </w:r>
      <w:r w:rsidR="002573C3" w:rsidRPr="00D54414">
        <w:instrText xml:space="preserve"> TOC \h \z \t "Heading 3,2,pp Topic,1,PP Procedure start,3" </w:instrText>
      </w:r>
      <w:r w:rsidR="00090860" w:rsidRPr="00D54414">
        <w:rPr>
          <w:caps w:val="0"/>
        </w:rPr>
        <w:fldChar w:fldCharType="separate"/>
      </w:r>
    </w:p>
    <w:p w14:paraId="1058F8B7" w14:textId="77777777" w:rsidR="0097225A" w:rsidRDefault="00D645AC">
      <w:pPr>
        <w:pStyle w:val="TOC1"/>
        <w:rPr>
          <w:rFonts w:asciiTheme="minorHAnsi" w:eastAsiaTheme="minorEastAsia" w:hAnsiTheme="minorHAnsi" w:cstheme="minorBidi"/>
          <w:b w:val="0"/>
          <w:bCs w:val="0"/>
          <w:caps w:val="0"/>
          <w:sz w:val="24"/>
          <w:szCs w:val="24"/>
          <w:lang w:eastAsia="en-US" w:bidi="ar-SA"/>
        </w:rPr>
      </w:pPr>
      <w:hyperlink w:anchor="_Toc431254521" w:history="1">
        <w:r w:rsidR="0097225A" w:rsidRPr="00EB3E11">
          <w:rPr>
            <w:rStyle w:val="Hyperlink"/>
          </w:rPr>
          <w:t>Overview</w:t>
        </w:r>
        <w:r w:rsidR="0097225A">
          <w:rPr>
            <w:webHidden/>
          </w:rPr>
          <w:tab/>
        </w:r>
        <w:r w:rsidR="0097225A">
          <w:rPr>
            <w:webHidden/>
          </w:rPr>
          <w:fldChar w:fldCharType="begin"/>
        </w:r>
        <w:r w:rsidR="0097225A">
          <w:rPr>
            <w:webHidden/>
          </w:rPr>
          <w:instrText xml:space="preserve"> PAGEREF _Toc431254521 \h </w:instrText>
        </w:r>
        <w:r w:rsidR="0097225A">
          <w:rPr>
            <w:webHidden/>
          </w:rPr>
        </w:r>
        <w:r w:rsidR="0097225A">
          <w:rPr>
            <w:webHidden/>
          </w:rPr>
          <w:fldChar w:fldCharType="separate"/>
        </w:r>
        <w:r w:rsidR="0097225A">
          <w:rPr>
            <w:webHidden/>
          </w:rPr>
          <w:t>3</w:t>
        </w:r>
        <w:r w:rsidR="0097225A">
          <w:rPr>
            <w:webHidden/>
          </w:rPr>
          <w:fldChar w:fldCharType="end"/>
        </w:r>
      </w:hyperlink>
    </w:p>
    <w:p w14:paraId="404A3D0D" w14:textId="77777777" w:rsidR="0097225A" w:rsidRDefault="00D645AC">
      <w:pPr>
        <w:pStyle w:val="TOC1"/>
        <w:rPr>
          <w:rFonts w:asciiTheme="minorHAnsi" w:eastAsiaTheme="minorEastAsia" w:hAnsiTheme="minorHAnsi" w:cstheme="minorBidi"/>
          <w:b w:val="0"/>
          <w:bCs w:val="0"/>
          <w:caps w:val="0"/>
          <w:sz w:val="24"/>
          <w:szCs w:val="24"/>
          <w:lang w:eastAsia="en-US" w:bidi="ar-SA"/>
        </w:rPr>
      </w:pPr>
      <w:hyperlink w:anchor="_Toc431254522" w:history="1">
        <w:r w:rsidR="0097225A" w:rsidRPr="00EB3E11">
          <w:rPr>
            <w:rStyle w:val="Hyperlink"/>
          </w:rPr>
          <w:t>Exercise 1: Interact with Platform APIs</w:t>
        </w:r>
        <w:r w:rsidR="0097225A">
          <w:rPr>
            <w:webHidden/>
          </w:rPr>
          <w:tab/>
        </w:r>
        <w:r w:rsidR="0097225A">
          <w:rPr>
            <w:webHidden/>
          </w:rPr>
          <w:fldChar w:fldCharType="begin"/>
        </w:r>
        <w:r w:rsidR="0097225A">
          <w:rPr>
            <w:webHidden/>
          </w:rPr>
          <w:instrText xml:space="preserve"> PAGEREF _Toc431254522 \h </w:instrText>
        </w:r>
        <w:r w:rsidR="0097225A">
          <w:rPr>
            <w:webHidden/>
          </w:rPr>
        </w:r>
        <w:r w:rsidR="0097225A">
          <w:rPr>
            <w:webHidden/>
          </w:rPr>
          <w:fldChar w:fldCharType="separate"/>
        </w:r>
        <w:r w:rsidR="0097225A">
          <w:rPr>
            <w:webHidden/>
          </w:rPr>
          <w:t>5</w:t>
        </w:r>
        <w:r w:rsidR="0097225A">
          <w:rPr>
            <w:webHidden/>
          </w:rPr>
          <w:fldChar w:fldCharType="end"/>
        </w:r>
      </w:hyperlink>
    </w:p>
    <w:p w14:paraId="7B14FAE1" w14:textId="77777777" w:rsidR="0097225A" w:rsidRDefault="00D645AC">
      <w:pPr>
        <w:pStyle w:val="TOC3"/>
        <w:tabs>
          <w:tab w:val="right" w:leader="dot" w:pos="9350"/>
        </w:tabs>
        <w:rPr>
          <w:noProof/>
          <w:sz w:val="24"/>
          <w:szCs w:val="24"/>
          <w:lang w:bidi="ar-SA"/>
        </w:rPr>
      </w:pPr>
      <w:hyperlink w:anchor="_Toc431254523" w:history="1">
        <w:r w:rsidR="0097225A" w:rsidRPr="00EB3E11">
          <w:rPr>
            <w:rStyle w:val="Hyperlink"/>
            <w:noProof/>
          </w:rPr>
          <w:t>Task 1 – Create a blank Universal Windows JavaScript app</w:t>
        </w:r>
        <w:r w:rsidR="0097225A">
          <w:rPr>
            <w:noProof/>
            <w:webHidden/>
          </w:rPr>
          <w:tab/>
        </w:r>
        <w:r w:rsidR="0097225A">
          <w:rPr>
            <w:noProof/>
            <w:webHidden/>
          </w:rPr>
          <w:fldChar w:fldCharType="begin"/>
        </w:r>
        <w:r w:rsidR="0097225A">
          <w:rPr>
            <w:noProof/>
            <w:webHidden/>
          </w:rPr>
          <w:instrText xml:space="preserve"> PAGEREF _Toc431254523 \h </w:instrText>
        </w:r>
        <w:r w:rsidR="0097225A">
          <w:rPr>
            <w:noProof/>
            <w:webHidden/>
          </w:rPr>
        </w:r>
        <w:r w:rsidR="0097225A">
          <w:rPr>
            <w:noProof/>
            <w:webHidden/>
          </w:rPr>
          <w:fldChar w:fldCharType="separate"/>
        </w:r>
        <w:r w:rsidR="0097225A">
          <w:rPr>
            <w:noProof/>
            <w:webHidden/>
          </w:rPr>
          <w:t>5</w:t>
        </w:r>
        <w:r w:rsidR="0097225A">
          <w:rPr>
            <w:noProof/>
            <w:webHidden/>
          </w:rPr>
          <w:fldChar w:fldCharType="end"/>
        </w:r>
      </w:hyperlink>
    </w:p>
    <w:p w14:paraId="6EE97DCD" w14:textId="77777777" w:rsidR="0097225A" w:rsidRDefault="00D645AC">
      <w:pPr>
        <w:pStyle w:val="TOC3"/>
        <w:tabs>
          <w:tab w:val="right" w:leader="dot" w:pos="9350"/>
        </w:tabs>
        <w:rPr>
          <w:noProof/>
          <w:sz w:val="24"/>
          <w:szCs w:val="24"/>
          <w:lang w:bidi="ar-SA"/>
        </w:rPr>
      </w:pPr>
      <w:hyperlink w:anchor="_Toc431254524" w:history="1">
        <w:r w:rsidR="0097225A" w:rsidRPr="00EB3E11">
          <w:rPr>
            <w:rStyle w:val="Hyperlink"/>
            <w:noProof/>
          </w:rPr>
          <w:t>Task 2 – Create the native project</w:t>
        </w:r>
        <w:r w:rsidR="0097225A">
          <w:rPr>
            <w:noProof/>
            <w:webHidden/>
          </w:rPr>
          <w:tab/>
        </w:r>
        <w:r w:rsidR="0097225A">
          <w:rPr>
            <w:noProof/>
            <w:webHidden/>
          </w:rPr>
          <w:fldChar w:fldCharType="begin"/>
        </w:r>
        <w:r w:rsidR="0097225A">
          <w:rPr>
            <w:noProof/>
            <w:webHidden/>
          </w:rPr>
          <w:instrText xml:space="preserve"> PAGEREF _Toc431254524 \h </w:instrText>
        </w:r>
        <w:r w:rsidR="0097225A">
          <w:rPr>
            <w:noProof/>
            <w:webHidden/>
          </w:rPr>
        </w:r>
        <w:r w:rsidR="0097225A">
          <w:rPr>
            <w:noProof/>
            <w:webHidden/>
          </w:rPr>
          <w:fldChar w:fldCharType="separate"/>
        </w:r>
        <w:r w:rsidR="0097225A">
          <w:rPr>
            <w:noProof/>
            <w:webHidden/>
          </w:rPr>
          <w:t>7</w:t>
        </w:r>
        <w:r w:rsidR="0097225A">
          <w:rPr>
            <w:noProof/>
            <w:webHidden/>
          </w:rPr>
          <w:fldChar w:fldCharType="end"/>
        </w:r>
      </w:hyperlink>
    </w:p>
    <w:p w14:paraId="0E8C0940" w14:textId="77777777" w:rsidR="0097225A" w:rsidRDefault="00D645AC">
      <w:pPr>
        <w:pStyle w:val="TOC3"/>
        <w:tabs>
          <w:tab w:val="right" w:leader="dot" w:pos="9350"/>
        </w:tabs>
        <w:rPr>
          <w:noProof/>
          <w:sz w:val="24"/>
          <w:szCs w:val="24"/>
          <w:lang w:bidi="ar-SA"/>
        </w:rPr>
      </w:pPr>
      <w:hyperlink w:anchor="_Toc431254525" w:history="1">
        <w:r w:rsidR="0097225A" w:rsidRPr="00EB3E11">
          <w:rPr>
            <w:rStyle w:val="Hyperlink"/>
            <w:noProof/>
          </w:rPr>
          <w:t>Task 2 – Add a webview to the web project</w:t>
        </w:r>
        <w:r w:rsidR="0097225A">
          <w:rPr>
            <w:noProof/>
            <w:webHidden/>
          </w:rPr>
          <w:tab/>
        </w:r>
        <w:r w:rsidR="0097225A">
          <w:rPr>
            <w:noProof/>
            <w:webHidden/>
          </w:rPr>
          <w:fldChar w:fldCharType="begin"/>
        </w:r>
        <w:r w:rsidR="0097225A">
          <w:rPr>
            <w:noProof/>
            <w:webHidden/>
          </w:rPr>
          <w:instrText xml:space="preserve"> PAGEREF _Toc431254525 \h </w:instrText>
        </w:r>
        <w:r w:rsidR="0097225A">
          <w:rPr>
            <w:noProof/>
            <w:webHidden/>
          </w:rPr>
        </w:r>
        <w:r w:rsidR="0097225A">
          <w:rPr>
            <w:noProof/>
            <w:webHidden/>
          </w:rPr>
          <w:fldChar w:fldCharType="separate"/>
        </w:r>
        <w:r w:rsidR="0097225A">
          <w:rPr>
            <w:noProof/>
            <w:webHidden/>
          </w:rPr>
          <w:t>10</w:t>
        </w:r>
        <w:r w:rsidR="0097225A">
          <w:rPr>
            <w:noProof/>
            <w:webHidden/>
          </w:rPr>
          <w:fldChar w:fldCharType="end"/>
        </w:r>
      </w:hyperlink>
    </w:p>
    <w:p w14:paraId="2D4BA5C2" w14:textId="77777777" w:rsidR="0097225A" w:rsidRDefault="00D645AC">
      <w:pPr>
        <w:pStyle w:val="TOC3"/>
        <w:tabs>
          <w:tab w:val="right" w:leader="dot" w:pos="9350"/>
        </w:tabs>
        <w:rPr>
          <w:noProof/>
          <w:sz w:val="24"/>
          <w:szCs w:val="24"/>
          <w:lang w:bidi="ar-SA"/>
        </w:rPr>
      </w:pPr>
      <w:hyperlink w:anchor="_Toc431254526" w:history="1">
        <w:r w:rsidR="0097225A" w:rsidRPr="00EB3E11">
          <w:rPr>
            <w:rStyle w:val="Hyperlink"/>
            <w:noProof/>
          </w:rPr>
          <w:t>Task 3 – Add a new HTML page and a script to generate toast</w:t>
        </w:r>
        <w:r w:rsidR="0097225A">
          <w:rPr>
            <w:noProof/>
            <w:webHidden/>
          </w:rPr>
          <w:tab/>
        </w:r>
        <w:r w:rsidR="0097225A">
          <w:rPr>
            <w:noProof/>
            <w:webHidden/>
          </w:rPr>
          <w:fldChar w:fldCharType="begin"/>
        </w:r>
        <w:r w:rsidR="0097225A">
          <w:rPr>
            <w:noProof/>
            <w:webHidden/>
          </w:rPr>
          <w:instrText xml:space="preserve"> PAGEREF _Toc431254526 \h </w:instrText>
        </w:r>
        <w:r w:rsidR="0097225A">
          <w:rPr>
            <w:noProof/>
            <w:webHidden/>
          </w:rPr>
        </w:r>
        <w:r w:rsidR="0097225A">
          <w:rPr>
            <w:noProof/>
            <w:webHidden/>
          </w:rPr>
          <w:fldChar w:fldCharType="separate"/>
        </w:r>
        <w:r w:rsidR="0097225A">
          <w:rPr>
            <w:noProof/>
            <w:webHidden/>
          </w:rPr>
          <w:t>11</w:t>
        </w:r>
        <w:r w:rsidR="0097225A">
          <w:rPr>
            <w:noProof/>
            <w:webHidden/>
          </w:rPr>
          <w:fldChar w:fldCharType="end"/>
        </w:r>
      </w:hyperlink>
    </w:p>
    <w:p w14:paraId="4A22BE38" w14:textId="77777777" w:rsidR="0097225A" w:rsidRDefault="00D645AC">
      <w:pPr>
        <w:pStyle w:val="TOC1"/>
        <w:rPr>
          <w:rFonts w:asciiTheme="minorHAnsi" w:eastAsiaTheme="minorEastAsia" w:hAnsiTheme="minorHAnsi" w:cstheme="minorBidi"/>
          <w:b w:val="0"/>
          <w:bCs w:val="0"/>
          <w:caps w:val="0"/>
          <w:sz w:val="24"/>
          <w:szCs w:val="24"/>
          <w:lang w:eastAsia="en-US" w:bidi="ar-SA"/>
        </w:rPr>
      </w:pPr>
      <w:hyperlink w:anchor="_Toc431254527" w:history="1">
        <w:r w:rsidR="0097225A" w:rsidRPr="00EB3E11">
          <w:rPr>
            <w:rStyle w:val="Hyperlink"/>
          </w:rPr>
          <w:t>Exercise 2: Create a Hosted Web App</w:t>
        </w:r>
        <w:r w:rsidR="0097225A">
          <w:rPr>
            <w:webHidden/>
          </w:rPr>
          <w:tab/>
        </w:r>
        <w:r w:rsidR="0097225A">
          <w:rPr>
            <w:webHidden/>
          </w:rPr>
          <w:fldChar w:fldCharType="begin"/>
        </w:r>
        <w:r w:rsidR="0097225A">
          <w:rPr>
            <w:webHidden/>
          </w:rPr>
          <w:instrText xml:space="preserve"> PAGEREF _Toc431254527 \h </w:instrText>
        </w:r>
        <w:r w:rsidR="0097225A">
          <w:rPr>
            <w:webHidden/>
          </w:rPr>
        </w:r>
        <w:r w:rsidR="0097225A">
          <w:rPr>
            <w:webHidden/>
          </w:rPr>
          <w:fldChar w:fldCharType="separate"/>
        </w:r>
        <w:r w:rsidR="0097225A">
          <w:rPr>
            <w:webHidden/>
          </w:rPr>
          <w:t>15</w:t>
        </w:r>
        <w:r w:rsidR="0097225A">
          <w:rPr>
            <w:webHidden/>
          </w:rPr>
          <w:fldChar w:fldCharType="end"/>
        </w:r>
      </w:hyperlink>
    </w:p>
    <w:p w14:paraId="31E853C5" w14:textId="77777777" w:rsidR="0097225A" w:rsidRDefault="00D645AC">
      <w:pPr>
        <w:pStyle w:val="TOC3"/>
        <w:tabs>
          <w:tab w:val="right" w:leader="dot" w:pos="9350"/>
        </w:tabs>
        <w:rPr>
          <w:noProof/>
          <w:sz w:val="24"/>
          <w:szCs w:val="24"/>
          <w:lang w:bidi="ar-SA"/>
        </w:rPr>
      </w:pPr>
      <w:hyperlink w:anchor="_Toc431254528" w:history="1">
        <w:r w:rsidR="0097225A" w:rsidRPr="00EB3E11">
          <w:rPr>
            <w:rStyle w:val="Hyperlink"/>
            <w:noProof/>
          </w:rPr>
          <w:t>Task 1 – Create the Azure Website</w:t>
        </w:r>
        <w:r w:rsidR="0097225A">
          <w:rPr>
            <w:noProof/>
            <w:webHidden/>
          </w:rPr>
          <w:tab/>
        </w:r>
        <w:r w:rsidR="0097225A">
          <w:rPr>
            <w:noProof/>
            <w:webHidden/>
          </w:rPr>
          <w:fldChar w:fldCharType="begin"/>
        </w:r>
        <w:r w:rsidR="0097225A">
          <w:rPr>
            <w:noProof/>
            <w:webHidden/>
          </w:rPr>
          <w:instrText xml:space="preserve"> PAGEREF _Toc431254528 \h </w:instrText>
        </w:r>
        <w:r w:rsidR="0097225A">
          <w:rPr>
            <w:noProof/>
            <w:webHidden/>
          </w:rPr>
        </w:r>
        <w:r w:rsidR="0097225A">
          <w:rPr>
            <w:noProof/>
            <w:webHidden/>
          </w:rPr>
          <w:fldChar w:fldCharType="separate"/>
        </w:r>
        <w:r w:rsidR="0097225A">
          <w:rPr>
            <w:noProof/>
            <w:webHidden/>
          </w:rPr>
          <w:t>15</w:t>
        </w:r>
        <w:r w:rsidR="0097225A">
          <w:rPr>
            <w:noProof/>
            <w:webHidden/>
          </w:rPr>
          <w:fldChar w:fldCharType="end"/>
        </w:r>
      </w:hyperlink>
    </w:p>
    <w:p w14:paraId="38E275D9" w14:textId="77777777" w:rsidR="0097225A" w:rsidRDefault="00D645AC">
      <w:pPr>
        <w:pStyle w:val="TOC3"/>
        <w:tabs>
          <w:tab w:val="right" w:leader="dot" w:pos="9350"/>
        </w:tabs>
        <w:rPr>
          <w:noProof/>
          <w:sz w:val="24"/>
          <w:szCs w:val="24"/>
          <w:lang w:bidi="ar-SA"/>
        </w:rPr>
      </w:pPr>
      <w:hyperlink w:anchor="_Toc431254529" w:history="1">
        <w:r w:rsidR="0097225A" w:rsidRPr="00EB3E11">
          <w:rPr>
            <w:rStyle w:val="Hyperlink"/>
            <w:noProof/>
          </w:rPr>
          <w:t>Task 2 – Publish to Azure</w:t>
        </w:r>
        <w:r w:rsidR="0097225A">
          <w:rPr>
            <w:noProof/>
            <w:webHidden/>
          </w:rPr>
          <w:tab/>
        </w:r>
        <w:r w:rsidR="0097225A">
          <w:rPr>
            <w:noProof/>
            <w:webHidden/>
          </w:rPr>
          <w:fldChar w:fldCharType="begin"/>
        </w:r>
        <w:r w:rsidR="0097225A">
          <w:rPr>
            <w:noProof/>
            <w:webHidden/>
          </w:rPr>
          <w:instrText xml:space="preserve"> PAGEREF _Toc431254529 \h </w:instrText>
        </w:r>
        <w:r w:rsidR="0097225A">
          <w:rPr>
            <w:noProof/>
            <w:webHidden/>
          </w:rPr>
        </w:r>
        <w:r w:rsidR="0097225A">
          <w:rPr>
            <w:noProof/>
            <w:webHidden/>
          </w:rPr>
          <w:fldChar w:fldCharType="separate"/>
        </w:r>
        <w:r w:rsidR="0097225A">
          <w:rPr>
            <w:noProof/>
            <w:webHidden/>
          </w:rPr>
          <w:t>18</w:t>
        </w:r>
        <w:r w:rsidR="0097225A">
          <w:rPr>
            <w:noProof/>
            <w:webHidden/>
          </w:rPr>
          <w:fldChar w:fldCharType="end"/>
        </w:r>
      </w:hyperlink>
    </w:p>
    <w:p w14:paraId="62CFD208" w14:textId="77777777" w:rsidR="0097225A" w:rsidRDefault="00D645AC">
      <w:pPr>
        <w:pStyle w:val="TOC3"/>
        <w:tabs>
          <w:tab w:val="right" w:leader="dot" w:pos="9350"/>
        </w:tabs>
        <w:rPr>
          <w:noProof/>
          <w:sz w:val="24"/>
          <w:szCs w:val="24"/>
          <w:lang w:bidi="ar-SA"/>
        </w:rPr>
      </w:pPr>
      <w:hyperlink w:anchor="_Toc431254530" w:history="1">
        <w:r w:rsidR="0097225A" w:rsidRPr="00EB3E11">
          <w:rPr>
            <w:rStyle w:val="Hyperlink"/>
            <w:noProof/>
          </w:rPr>
          <w:t>Task 3 – Host the web app</w:t>
        </w:r>
        <w:r w:rsidR="0097225A">
          <w:rPr>
            <w:noProof/>
            <w:webHidden/>
          </w:rPr>
          <w:tab/>
        </w:r>
        <w:r w:rsidR="0097225A">
          <w:rPr>
            <w:noProof/>
            <w:webHidden/>
          </w:rPr>
          <w:fldChar w:fldCharType="begin"/>
        </w:r>
        <w:r w:rsidR="0097225A">
          <w:rPr>
            <w:noProof/>
            <w:webHidden/>
          </w:rPr>
          <w:instrText xml:space="preserve"> PAGEREF _Toc431254530 \h </w:instrText>
        </w:r>
        <w:r w:rsidR="0097225A">
          <w:rPr>
            <w:noProof/>
            <w:webHidden/>
          </w:rPr>
        </w:r>
        <w:r w:rsidR="0097225A">
          <w:rPr>
            <w:noProof/>
            <w:webHidden/>
          </w:rPr>
          <w:fldChar w:fldCharType="separate"/>
        </w:r>
        <w:r w:rsidR="0097225A">
          <w:rPr>
            <w:noProof/>
            <w:webHidden/>
          </w:rPr>
          <w:t>24</w:t>
        </w:r>
        <w:r w:rsidR="0097225A">
          <w:rPr>
            <w:noProof/>
            <w:webHidden/>
          </w:rPr>
          <w:fldChar w:fldCharType="end"/>
        </w:r>
      </w:hyperlink>
    </w:p>
    <w:p w14:paraId="59B972B1" w14:textId="77777777" w:rsidR="0097225A" w:rsidRDefault="00D645AC">
      <w:pPr>
        <w:pStyle w:val="TOC3"/>
        <w:tabs>
          <w:tab w:val="right" w:leader="dot" w:pos="9350"/>
        </w:tabs>
        <w:rPr>
          <w:noProof/>
          <w:sz w:val="24"/>
          <w:szCs w:val="24"/>
          <w:lang w:bidi="ar-SA"/>
        </w:rPr>
      </w:pPr>
      <w:hyperlink w:anchor="_Toc431254531" w:history="1">
        <w:r w:rsidR="0097225A" w:rsidRPr="00EB3E11">
          <w:rPr>
            <w:rStyle w:val="Hyperlink"/>
            <w:noProof/>
          </w:rPr>
          <w:t>Task 4 – Send a toast notification</w:t>
        </w:r>
        <w:r w:rsidR="0097225A">
          <w:rPr>
            <w:noProof/>
            <w:webHidden/>
          </w:rPr>
          <w:tab/>
        </w:r>
        <w:r w:rsidR="0097225A">
          <w:rPr>
            <w:noProof/>
            <w:webHidden/>
          </w:rPr>
          <w:fldChar w:fldCharType="begin"/>
        </w:r>
        <w:r w:rsidR="0097225A">
          <w:rPr>
            <w:noProof/>
            <w:webHidden/>
          </w:rPr>
          <w:instrText xml:space="preserve"> PAGEREF _Toc431254531 \h </w:instrText>
        </w:r>
        <w:r w:rsidR="0097225A">
          <w:rPr>
            <w:noProof/>
            <w:webHidden/>
          </w:rPr>
        </w:r>
        <w:r w:rsidR="0097225A">
          <w:rPr>
            <w:noProof/>
            <w:webHidden/>
          </w:rPr>
          <w:fldChar w:fldCharType="separate"/>
        </w:r>
        <w:r w:rsidR="0097225A">
          <w:rPr>
            <w:noProof/>
            <w:webHidden/>
          </w:rPr>
          <w:t>27</w:t>
        </w:r>
        <w:r w:rsidR="0097225A">
          <w:rPr>
            <w:noProof/>
            <w:webHidden/>
          </w:rPr>
          <w:fldChar w:fldCharType="end"/>
        </w:r>
      </w:hyperlink>
    </w:p>
    <w:p w14:paraId="3A71DED2" w14:textId="77777777" w:rsidR="0097225A" w:rsidRDefault="00D645AC">
      <w:pPr>
        <w:pStyle w:val="TOC1"/>
        <w:rPr>
          <w:rFonts w:asciiTheme="minorHAnsi" w:eastAsiaTheme="minorEastAsia" w:hAnsiTheme="minorHAnsi" w:cstheme="minorBidi"/>
          <w:b w:val="0"/>
          <w:bCs w:val="0"/>
          <w:caps w:val="0"/>
          <w:sz w:val="24"/>
          <w:szCs w:val="24"/>
          <w:lang w:eastAsia="en-US" w:bidi="ar-SA"/>
        </w:rPr>
      </w:pPr>
      <w:hyperlink w:anchor="_Toc431254532" w:history="1">
        <w:r w:rsidR="0097225A" w:rsidRPr="00EB3E11">
          <w:rPr>
            <w:rStyle w:val="Hyperlink"/>
          </w:rPr>
          <w:t>Exercise 3: Support Additional Platforms and Devices with ManifoldJS (optional)</w:t>
        </w:r>
        <w:r w:rsidR="0097225A">
          <w:rPr>
            <w:webHidden/>
          </w:rPr>
          <w:tab/>
        </w:r>
        <w:r w:rsidR="0097225A">
          <w:rPr>
            <w:webHidden/>
          </w:rPr>
          <w:fldChar w:fldCharType="begin"/>
        </w:r>
        <w:r w:rsidR="0097225A">
          <w:rPr>
            <w:webHidden/>
          </w:rPr>
          <w:instrText xml:space="preserve"> PAGEREF _Toc431254532 \h </w:instrText>
        </w:r>
        <w:r w:rsidR="0097225A">
          <w:rPr>
            <w:webHidden/>
          </w:rPr>
        </w:r>
        <w:r w:rsidR="0097225A">
          <w:rPr>
            <w:webHidden/>
          </w:rPr>
          <w:fldChar w:fldCharType="separate"/>
        </w:r>
        <w:r w:rsidR="0097225A">
          <w:rPr>
            <w:webHidden/>
          </w:rPr>
          <w:t>30</w:t>
        </w:r>
        <w:r w:rsidR="0097225A">
          <w:rPr>
            <w:webHidden/>
          </w:rPr>
          <w:fldChar w:fldCharType="end"/>
        </w:r>
      </w:hyperlink>
    </w:p>
    <w:p w14:paraId="3D7DF50E" w14:textId="77777777" w:rsidR="0097225A" w:rsidRDefault="00D645AC">
      <w:pPr>
        <w:pStyle w:val="TOC3"/>
        <w:tabs>
          <w:tab w:val="right" w:leader="dot" w:pos="9350"/>
        </w:tabs>
        <w:rPr>
          <w:noProof/>
          <w:sz w:val="24"/>
          <w:szCs w:val="24"/>
          <w:lang w:bidi="ar-SA"/>
        </w:rPr>
      </w:pPr>
      <w:hyperlink w:anchor="_Toc431254533" w:history="1">
        <w:r w:rsidR="0097225A" w:rsidRPr="00EB3E11">
          <w:rPr>
            <w:rStyle w:val="Hyperlink"/>
            <w:noProof/>
          </w:rPr>
          <w:t>Task 1 – Install ManifoldJS and create a manifest</w:t>
        </w:r>
        <w:r w:rsidR="0097225A">
          <w:rPr>
            <w:noProof/>
            <w:webHidden/>
          </w:rPr>
          <w:tab/>
        </w:r>
        <w:r w:rsidR="0097225A">
          <w:rPr>
            <w:noProof/>
            <w:webHidden/>
          </w:rPr>
          <w:fldChar w:fldCharType="begin"/>
        </w:r>
        <w:r w:rsidR="0097225A">
          <w:rPr>
            <w:noProof/>
            <w:webHidden/>
          </w:rPr>
          <w:instrText xml:space="preserve"> PAGEREF _Toc431254533 \h </w:instrText>
        </w:r>
        <w:r w:rsidR="0097225A">
          <w:rPr>
            <w:noProof/>
            <w:webHidden/>
          </w:rPr>
        </w:r>
        <w:r w:rsidR="0097225A">
          <w:rPr>
            <w:noProof/>
            <w:webHidden/>
          </w:rPr>
          <w:fldChar w:fldCharType="separate"/>
        </w:r>
        <w:r w:rsidR="0097225A">
          <w:rPr>
            <w:noProof/>
            <w:webHidden/>
          </w:rPr>
          <w:t>30</w:t>
        </w:r>
        <w:r w:rsidR="0097225A">
          <w:rPr>
            <w:noProof/>
            <w:webHidden/>
          </w:rPr>
          <w:fldChar w:fldCharType="end"/>
        </w:r>
      </w:hyperlink>
    </w:p>
    <w:p w14:paraId="242F00F7" w14:textId="77777777" w:rsidR="0097225A" w:rsidRDefault="00D645AC">
      <w:pPr>
        <w:pStyle w:val="TOC3"/>
        <w:tabs>
          <w:tab w:val="right" w:leader="dot" w:pos="9350"/>
        </w:tabs>
        <w:rPr>
          <w:noProof/>
          <w:sz w:val="24"/>
          <w:szCs w:val="24"/>
          <w:lang w:bidi="ar-SA"/>
        </w:rPr>
      </w:pPr>
      <w:hyperlink w:anchor="_Toc431254534" w:history="1">
        <w:r w:rsidR="0097225A" w:rsidRPr="00EB3E11">
          <w:rPr>
            <w:rStyle w:val="Hyperlink"/>
            <w:noProof/>
          </w:rPr>
          <w:t>Task 2 – Generate hosted web apps</w:t>
        </w:r>
        <w:r w:rsidR="0097225A">
          <w:rPr>
            <w:noProof/>
            <w:webHidden/>
          </w:rPr>
          <w:tab/>
        </w:r>
        <w:r w:rsidR="0097225A">
          <w:rPr>
            <w:noProof/>
            <w:webHidden/>
          </w:rPr>
          <w:fldChar w:fldCharType="begin"/>
        </w:r>
        <w:r w:rsidR="0097225A">
          <w:rPr>
            <w:noProof/>
            <w:webHidden/>
          </w:rPr>
          <w:instrText xml:space="preserve"> PAGEREF _Toc431254534 \h </w:instrText>
        </w:r>
        <w:r w:rsidR="0097225A">
          <w:rPr>
            <w:noProof/>
            <w:webHidden/>
          </w:rPr>
        </w:r>
        <w:r w:rsidR="0097225A">
          <w:rPr>
            <w:noProof/>
            <w:webHidden/>
          </w:rPr>
          <w:fldChar w:fldCharType="separate"/>
        </w:r>
        <w:r w:rsidR="0097225A">
          <w:rPr>
            <w:noProof/>
            <w:webHidden/>
          </w:rPr>
          <w:t>31</w:t>
        </w:r>
        <w:r w:rsidR="0097225A">
          <w:rPr>
            <w:noProof/>
            <w:webHidden/>
          </w:rPr>
          <w:fldChar w:fldCharType="end"/>
        </w:r>
      </w:hyperlink>
    </w:p>
    <w:p w14:paraId="3A44C644" w14:textId="77777777" w:rsidR="0097225A" w:rsidRDefault="00D645AC">
      <w:pPr>
        <w:pStyle w:val="TOC1"/>
        <w:rPr>
          <w:rFonts w:asciiTheme="minorHAnsi" w:eastAsiaTheme="minorEastAsia" w:hAnsiTheme="minorHAnsi" w:cstheme="minorBidi"/>
          <w:b w:val="0"/>
          <w:bCs w:val="0"/>
          <w:caps w:val="0"/>
          <w:sz w:val="24"/>
          <w:szCs w:val="24"/>
          <w:lang w:eastAsia="en-US" w:bidi="ar-SA"/>
        </w:rPr>
      </w:pPr>
      <w:hyperlink w:anchor="_Toc431254535" w:history="1">
        <w:r w:rsidR="0097225A" w:rsidRPr="00EB3E11">
          <w:rPr>
            <w:rStyle w:val="Hyperlink"/>
          </w:rPr>
          <w:t>Summary</w:t>
        </w:r>
        <w:r w:rsidR="0097225A">
          <w:rPr>
            <w:webHidden/>
          </w:rPr>
          <w:tab/>
        </w:r>
        <w:r w:rsidR="0097225A">
          <w:rPr>
            <w:webHidden/>
          </w:rPr>
          <w:fldChar w:fldCharType="begin"/>
        </w:r>
        <w:r w:rsidR="0097225A">
          <w:rPr>
            <w:webHidden/>
          </w:rPr>
          <w:instrText xml:space="preserve"> PAGEREF _Toc431254535 \h </w:instrText>
        </w:r>
        <w:r w:rsidR="0097225A">
          <w:rPr>
            <w:webHidden/>
          </w:rPr>
        </w:r>
        <w:r w:rsidR="0097225A">
          <w:rPr>
            <w:webHidden/>
          </w:rPr>
          <w:fldChar w:fldCharType="separate"/>
        </w:r>
        <w:r w:rsidR="0097225A">
          <w:rPr>
            <w:webHidden/>
          </w:rPr>
          <w:t>31</w:t>
        </w:r>
        <w:r w:rsidR="0097225A">
          <w:rPr>
            <w:webHidden/>
          </w:rPr>
          <w:fldChar w:fldCharType="end"/>
        </w:r>
      </w:hyperlink>
    </w:p>
    <w:p w14:paraId="0883A4CE" w14:textId="77777777" w:rsidR="002573C3" w:rsidRPr="00D54414" w:rsidRDefault="00090860" w:rsidP="002573C3">
      <w:pPr>
        <w:rPr>
          <w:noProof/>
        </w:rPr>
      </w:pPr>
      <w:r w:rsidRPr="00D54414">
        <w:rPr>
          <w:rFonts w:eastAsia="Batang"/>
          <w:noProof/>
          <w:szCs w:val="20"/>
          <w:lang w:eastAsia="ko-KR"/>
        </w:rPr>
        <w:fldChar w:fldCharType="end"/>
      </w:r>
      <w:r w:rsidR="002573C3" w:rsidRPr="00D54414">
        <w:rPr>
          <w:noProof/>
        </w:rPr>
        <w:br w:type="page"/>
      </w:r>
    </w:p>
    <w:p w14:paraId="0883A4CF" w14:textId="77777777" w:rsidR="007513B5" w:rsidRDefault="007513B5" w:rsidP="006A0032">
      <w:pPr>
        <w:pStyle w:val="ppTopic"/>
        <w:rPr>
          <w:rFonts w:eastAsia="Arial Unicode MS"/>
          <w:noProof/>
        </w:rPr>
      </w:pPr>
    </w:p>
    <w:bookmarkStart w:id="2" w:name="_Toc431254521" w:displacedByCustomXml="next"/>
    <w:sdt>
      <w:sdtPr>
        <w:alias w:val="Topic"/>
        <w:tag w:val="50e863b2-ffbb-43d6-aa22-1f8d068f00eb"/>
        <w:id w:val="440965237"/>
        <w:placeholder>
          <w:docPart w:val="DefaultPlaceholder_1082065158"/>
        </w:placeholder>
        <w:text/>
      </w:sdtPr>
      <w:sdtEndPr/>
      <w:sdtContent>
        <w:p w14:paraId="0883A4D0" w14:textId="77777777" w:rsidR="006A0032" w:rsidRDefault="00017095" w:rsidP="006A0032">
          <w:pPr>
            <w:pStyle w:val="ppTopic"/>
          </w:pPr>
          <w:r>
            <w:t>Overview</w:t>
          </w:r>
        </w:p>
      </w:sdtContent>
    </w:sdt>
    <w:bookmarkEnd w:id="2" w:displacedByCustomXml="prev"/>
    <w:p w14:paraId="1FA1DA12" w14:textId="098EDC9A" w:rsidR="00120CEC" w:rsidRDefault="00064845" w:rsidP="004A2150">
      <w:r>
        <w:t xml:space="preserve">Following the release of Windows 10, the Windows Bridge toolkits are opening up the UWP platform to </w:t>
      </w:r>
      <w:r w:rsidR="003823B8">
        <w:t xml:space="preserve">Android, iOS, </w:t>
      </w:r>
      <w:r w:rsidR="00E93607">
        <w:t xml:space="preserve">Classic Windows, </w:t>
      </w:r>
      <w:r w:rsidR="003823B8">
        <w:t xml:space="preserve">and web developers. The Windows Bridge for web apps allows you to easily transition your code for the web into the app space by publishing your responsive website to the Windows Store. </w:t>
      </w:r>
      <w:r w:rsidR="00217A22">
        <w:t>Web apps and h</w:t>
      </w:r>
      <w:r w:rsidR="003823B8">
        <w:t>osted web app</w:t>
      </w:r>
      <w:r w:rsidR="00EF4286">
        <w:t>s</w:t>
      </w:r>
      <w:r w:rsidR="003823B8">
        <w:t xml:space="preserve"> have the ability to call UWP APIs directly from JavaScript to integrate with</w:t>
      </w:r>
      <w:r w:rsidR="00D71BAD">
        <w:t xml:space="preserve"> features </w:t>
      </w:r>
      <w:r w:rsidR="00EF4286">
        <w:t>such as</w:t>
      </w:r>
      <w:r w:rsidR="00D71BAD">
        <w:t xml:space="preserve"> lives tiles, active notifications, </w:t>
      </w:r>
      <w:r w:rsidR="00793416">
        <w:t xml:space="preserve">contacts, </w:t>
      </w:r>
      <w:r w:rsidR="00D71BAD">
        <w:t>Cortana voice commands, and Windows Store in-app purchases</w:t>
      </w:r>
      <w:r w:rsidR="003823B8">
        <w:t>.</w:t>
      </w:r>
    </w:p>
    <w:p w14:paraId="0FED2D33" w14:textId="28E813EB" w:rsidR="00D71BAD" w:rsidRDefault="00D71BAD" w:rsidP="004A2150">
      <w:r>
        <w:t>Hosted web apps immediately reflect changes made in your web codebase, making it easy to keep your content up to date.</w:t>
      </w:r>
      <w:r w:rsidR="001E7FBE">
        <w:t xml:space="preserve"> You may mix local and remote content </w:t>
      </w:r>
      <w:commentRangeStart w:id="3"/>
      <w:r w:rsidR="001E7FBE">
        <w:t>to provide offline backups for the site</w:t>
      </w:r>
      <w:r w:rsidR="00197BE5">
        <w:t>.</w:t>
      </w:r>
      <w:commentRangeEnd w:id="3"/>
      <w:r w:rsidR="006F1A2E">
        <w:rPr>
          <w:rStyle w:val="CommentReference"/>
        </w:rPr>
        <w:commentReference w:id="3"/>
      </w:r>
    </w:p>
    <w:p w14:paraId="5D6C9048" w14:textId="3E10EDC5" w:rsidR="00197BE5" w:rsidRDefault="006A2091" w:rsidP="004A2150">
      <w:r>
        <w:t>After creating</w:t>
      </w:r>
      <w:r w:rsidR="00306D55">
        <w:t xml:space="preserve"> web apps for Windows, you may be interested in expanding to other platforms. </w:t>
      </w:r>
      <w:proofErr w:type="spellStart"/>
      <w:r w:rsidR="00A91FF9">
        <w:t>ManifoldJS</w:t>
      </w:r>
      <w:proofErr w:type="spellEnd"/>
      <w:r w:rsidR="00A91FF9">
        <w:t xml:space="preserve"> is a new open source framework that generates hosted web apps </w:t>
      </w:r>
      <w:r>
        <w:t>for</w:t>
      </w:r>
      <w:r w:rsidR="00A91FF9">
        <w:t xml:space="preserve"> major platforms.</w:t>
      </w:r>
    </w:p>
    <w:p w14:paraId="0883A4DA" w14:textId="77777777" w:rsidR="002573C3" w:rsidRDefault="002573C3" w:rsidP="002573C3">
      <w:pPr>
        <w:pStyle w:val="Heading1"/>
        <w:rPr>
          <w:rFonts w:eastAsia="Arial Unicode MS"/>
          <w:noProof/>
        </w:rPr>
      </w:pPr>
      <w:r w:rsidRPr="008A4A2C">
        <w:rPr>
          <w:rFonts w:eastAsia="Arial Unicode MS"/>
          <w:noProof/>
        </w:rPr>
        <w:t>Objectives</w:t>
      </w:r>
    </w:p>
    <w:p w14:paraId="0883A4DB" w14:textId="77777777" w:rsidR="00C40E9E" w:rsidRDefault="00AA22BA" w:rsidP="00364D1D">
      <w:pPr>
        <w:pStyle w:val="ppBodyText"/>
      </w:pPr>
      <w:r>
        <w:rPr>
          <w:noProof/>
        </w:rPr>
        <w:t>This lab will show you how to:</w:t>
      </w:r>
    </w:p>
    <w:p w14:paraId="0C1DFC1B" w14:textId="3DD2B6B4" w:rsidR="002C7597" w:rsidRDefault="008519C7" w:rsidP="00A81441">
      <w:pPr>
        <w:pStyle w:val="ppBulletList"/>
        <w:rPr>
          <w:noProof/>
        </w:rPr>
      </w:pPr>
      <w:r>
        <w:rPr>
          <w:noProof/>
        </w:rPr>
        <w:t>Created a hosted web app</w:t>
      </w:r>
    </w:p>
    <w:p w14:paraId="47270FEE" w14:textId="693B4C66" w:rsidR="00E36053" w:rsidRDefault="00E36053" w:rsidP="00A81441">
      <w:pPr>
        <w:pStyle w:val="ppBulletList"/>
        <w:rPr>
          <w:noProof/>
        </w:rPr>
      </w:pPr>
      <w:r>
        <w:rPr>
          <w:noProof/>
        </w:rPr>
        <w:t>Serve up remote and local content</w:t>
      </w:r>
    </w:p>
    <w:p w14:paraId="1055921A" w14:textId="57B7E743" w:rsidR="008519C7" w:rsidRDefault="008519C7" w:rsidP="00A81441">
      <w:pPr>
        <w:pStyle w:val="ppBulletList"/>
        <w:rPr>
          <w:noProof/>
        </w:rPr>
      </w:pPr>
      <w:r>
        <w:rPr>
          <w:noProof/>
        </w:rPr>
        <w:t>Mix online and offline content</w:t>
      </w:r>
    </w:p>
    <w:p w14:paraId="241F69E1" w14:textId="25E2F1AA" w:rsidR="00E36053" w:rsidRDefault="00E36053" w:rsidP="00A81441">
      <w:pPr>
        <w:pStyle w:val="ppBulletList"/>
        <w:rPr>
          <w:noProof/>
        </w:rPr>
      </w:pPr>
      <w:r>
        <w:rPr>
          <w:noProof/>
        </w:rPr>
        <w:t>Call platform APIs from the web app</w:t>
      </w:r>
    </w:p>
    <w:p w14:paraId="2F2904A2" w14:textId="53A37718" w:rsidR="00306D55" w:rsidRDefault="00306D55" w:rsidP="00A81441">
      <w:pPr>
        <w:pStyle w:val="ppBulletList"/>
        <w:rPr>
          <w:noProof/>
        </w:rPr>
      </w:pPr>
      <w:r>
        <w:rPr>
          <w:noProof/>
        </w:rPr>
        <w:t>Generate hosted web apps with ManifoldJS</w:t>
      </w:r>
    </w:p>
    <w:p w14:paraId="0883A4E3" w14:textId="03FF1755" w:rsidR="002573C3" w:rsidRDefault="002573C3" w:rsidP="00BE7BEC">
      <w:pPr>
        <w:pStyle w:val="ppListEnd"/>
        <w:numPr>
          <w:ilvl w:val="0"/>
          <w:numId w:val="10"/>
        </w:numPr>
        <w:rPr>
          <w:noProof/>
          <w:highlight w:val="yellow"/>
        </w:rPr>
      </w:pPr>
    </w:p>
    <w:p w14:paraId="0883A4E4" w14:textId="75C4020D" w:rsidR="008D1B17" w:rsidRDefault="008D1B17" w:rsidP="008D1B17">
      <w:pPr>
        <w:pStyle w:val="Heading1"/>
        <w:rPr>
          <w:rFonts w:eastAsia="Arial Unicode MS"/>
          <w:noProof/>
        </w:rPr>
      </w:pPr>
      <w:bookmarkStart w:id="4" w:name="_Toc157870738"/>
      <w:r>
        <w:rPr>
          <w:rFonts w:eastAsia="Arial Unicode MS"/>
          <w:noProof/>
        </w:rPr>
        <w:t xml:space="preserve">System </w:t>
      </w:r>
      <w:r w:rsidR="000277B4">
        <w:rPr>
          <w:rFonts w:eastAsia="Arial Unicode MS"/>
          <w:noProof/>
        </w:rPr>
        <w:t>requirements</w:t>
      </w:r>
    </w:p>
    <w:p w14:paraId="0883A4E5" w14:textId="7B8F9E9C" w:rsidR="008D1B17" w:rsidRDefault="008D1B17" w:rsidP="008D1B17">
      <w:pPr>
        <w:pStyle w:val="ppBodyText"/>
        <w:rPr>
          <w:noProof/>
        </w:rPr>
      </w:pPr>
      <w:r w:rsidRPr="000907CB">
        <w:rPr>
          <w:noProof/>
        </w:rPr>
        <w:t>You must have the following to complete this lab:</w:t>
      </w:r>
    </w:p>
    <w:p w14:paraId="0883A4E6" w14:textId="0945AA19" w:rsidR="008F3A3A" w:rsidRDefault="003E26DE" w:rsidP="008F3A3A">
      <w:pPr>
        <w:pStyle w:val="ppBulletList"/>
        <w:rPr>
          <w:noProof/>
        </w:rPr>
      </w:pPr>
      <w:r>
        <w:rPr>
          <w:noProof/>
        </w:rPr>
        <w:t>Microsoft Windows 10</w:t>
      </w:r>
    </w:p>
    <w:p w14:paraId="01DE7334" w14:textId="2210AD9C" w:rsidR="008C44AA" w:rsidRDefault="008D1B17" w:rsidP="008D1B17">
      <w:pPr>
        <w:pStyle w:val="ppBulletList"/>
        <w:rPr>
          <w:noProof/>
        </w:rPr>
      </w:pPr>
      <w:r>
        <w:rPr>
          <w:noProof/>
        </w:rPr>
        <w:t>Micr</w:t>
      </w:r>
      <w:r w:rsidR="00984E79">
        <w:rPr>
          <w:noProof/>
        </w:rPr>
        <w:t xml:space="preserve">osoft Visual Studio </w:t>
      </w:r>
      <w:r w:rsidR="009D4014">
        <w:rPr>
          <w:noProof/>
        </w:rPr>
        <w:t>2015</w:t>
      </w:r>
      <w:r w:rsidR="00F96645">
        <w:rPr>
          <w:noProof/>
        </w:rPr>
        <w:t xml:space="preserve"> </w:t>
      </w:r>
    </w:p>
    <w:p w14:paraId="02F8CDF4" w14:textId="1E01CB81" w:rsidR="00A24D87" w:rsidRDefault="00A24D87" w:rsidP="008D1B17">
      <w:pPr>
        <w:pStyle w:val="ppBulletList"/>
        <w:rPr>
          <w:noProof/>
        </w:rPr>
      </w:pPr>
      <w:r>
        <w:rPr>
          <w:noProof/>
        </w:rPr>
        <w:t>Azure subscription or free trial</w:t>
      </w:r>
    </w:p>
    <w:p w14:paraId="0995867D" w14:textId="14603E77" w:rsidR="00640982" w:rsidRDefault="00640982" w:rsidP="00684F79">
      <w:pPr>
        <w:pStyle w:val="ppListEnd"/>
        <w:numPr>
          <w:ilvl w:val="0"/>
          <w:numId w:val="10"/>
        </w:numPr>
        <w:rPr>
          <w:noProof/>
          <w:highlight w:val="yellow"/>
        </w:rPr>
      </w:pPr>
    </w:p>
    <w:p w14:paraId="4B63C058" w14:textId="77777777" w:rsidR="009202F0" w:rsidRDefault="009202F0" w:rsidP="009202F0">
      <w:pPr>
        <w:pStyle w:val="Heading1"/>
        <w:rPr>
          <w:rFonts w:eastAsia="Arial Unicode MS"/>
          <w:noProof/>
        </w:rPr>
      </w:pPr>
      <w:r>
        <w:rPr>
          <w:rFonts w:eastAsia="Arial Unicode MS"/>
          <w:noProof/>
        </w:rPr>
        <w:lastRenderedPageBreak/>
        <w:t>Optional add-ons</w:t>
      </w:r>
    </w:p>
    <w:p w14:paraId="4CD6DEF0" w14:textId="77777777" w:rsidR="009202F0" w:rsidRDefault="009202F0" w:rsidP="009202F0">
      <w:pPr>
        <w:pStyle w:val="ppBodyText"/>
        <w:rPr>
          <w:noProof/>
        </w:rPr>
      </w:pPr>
      <w:r>
        <w:rPr>
          <w:noProof/>
        </w:rPr>
        <w:t>If you wish to complete the optional tasks in this lab, you will need:</w:t>
      </w:r>
    </w:p>
    <w:p w14:paraId="4FF610E5" w14:textId="0D05DA70" w:rsidR="009202F0" w:rsidRDefault="009202F0" w:rsidP="009202F0">
      <w:pPr>
        <w:pStyle w:val="ppBulletList"/>
        <w:rPr>
          <w:noProof/>
        </w:rPr>
      </w:pPr>
      <w:r>
        <w:rPr>
          <w:noProof/>
        </w:rPr>
        <w:t>The Node Package Manager (npm)</w:t>
      </w:r>
    </w:p>
    <w:p w14:paraId="2DF30812" w14:textId="07C6A6E8" w:rsidR="009202F0" w:rsidRDefault="009202F0" w:rsidP="009202F0">
      <w:pPr>
        <w:pStyle w:val="ppBulletList"/>
        <w:rPr>
          <w:noProof/>
        </w:rPr>
      </w:pPr>
      <w:r>
        <w:rPr>
          <w:noProof/>
        </w:rPr>
        <w:t>ManifoldJS</w:t>
      </w:r>
    </w:p>
    <w:p w14:paraId="55F52B0F" w14:textId="77777777" w:rsidR="00504B0F" w:rsidRPr="00EF6CCB" w:rsidRDefault="00504B0F" w:rsidP="00E43F0A">
      <w:pPr>
        <w:pStyle w:val="ppListEnd"/>
        <w:numPr>
          <w:ilvl w:val="0"/>
          <w:numId w:val="10"/>
        </w:numPr>
        <w:jc w:val="center"/>
        <w:rPr>
          <w:noProof/>
          <w:highlight w:val="yellow"/>
        </w:rPr>
      </w:pPr>
    </w:p>
    <w:p w14:paraId="0883A4E9" w14:textId="77777777" w:rsidR="008D1B17" w:rsidRPr="002C05C8" w:rsidRDefault="008D1B17" w:rsidP="008D1B17">
      <w:pPr>
        <w:pStyle w:val="Heading1"/>
        <w:rPr>
          <w:noProof/>
        </w:rPr>
      </w:pPr>
      <w:r>
        <w:rPr>
          <w:noProof/>
        </w:rPr>
        <w:t>Setup</w:t>
      </w:r>
    </w:p>
    <w:p w14:paraId="0883A4EA" w14:textId="77777777" w:rsidR="008D1B17" w:rsidRPr="002C05C8" w:rsidRDefault="008D1B17" w:rsidP="008D1B17">
      <w:pPr>
        <w:pStyle w:val="ppBodyText"/>
        <w:rPr>
          <w:noProof/>
        </w:rPr>
      </w:pPr>
      <w:r w:rsidRPr="00C9666C">
        <w:rPr>
          <w:noProof/>
        </w:rPr>
        <w:t>You must perform the following steps to prepare your computer for this lab</w:t>
      </w:r>
      <w:r w:rsidR="00167916">
        <w:rPr>
          <w:noProof/>
        </w:rPr>
        <w:t>:</w:t>
      </w:r>
    </w:p>
    <w:p w14:paraId="0883A4EB" w14:textId="7A816034" w:rsidR="008D1B17" w:rsidRPr="00F96645" w:rsidRDefault="005170B2" w:rsidP="008D1B17">
      <w:pPr>
        <w:pStyle w:val="ppNumberList"/>
        <w:rPr>
          <w:rFonts w:eastAsia="Times New Roman"/>
          <w:lang w:bidi="ar-SA"/>
        </w:rPr>
      </w:pPr>
      <w:r>
        <w:rPr>
          <w:rFonts w:eastAsia="Times New Roman"/>
          <w:lang w:bidi="ar-SA"/>
        </w:rPr>
        <w:t>Insta</w:t>
      </w:r>
      <w:r w:rsidR="003E26DE">
        <w:rPr>
          <w:rFonts w:eastAsia="Times New Roman"/>
          <w:lang w:bidi="ar-SA"/>
        </w:rPr>
        <w:t>ll Microsoft Windows 10.</w:t>
      </w:r>
    </w:p>
    <w:p w14:paraId="160D8379" w14:textId="5F27F8FE" w:rsidR="00F65B12" w:rsidRDefault="005170B2" w:rsidP="00BB0399">
      <w:pPr>
        <w:pStyle w:val="ppNumberList"/>
        <w:rPr>
          <w:rFonts w:eastAsia="Times New Roman"/>
          <w:lang w:bidi="ar-SA"/>
        </w:rPr>
      </w:pPr>
      <w:r>
        <w:rPr>
          <w:rFonts w:eastAsia="Times New Roman"/>
          <w:lang w:bidi="ar-SA"/>
        </w:rPr>
        <w:t>Install M</w:t>
      </w:r>
      <w:r w:rsidR="006804A9">
        <w:rPr>
          <w:rFonts w:eastAsia="Times New Roman"/>
          <w:lang w:bidi="ar-SA"/>
        </w:rPr>
        <w:t>icrosoft V</w:t>
      </w:r>
      <w:r w:rsidR="00534BC8">
        <w:rPr>
          <w:rFonts w:eastAsia="Times New Roman"/>
          <w:lang w:bidi="ar-SA"/>
        </w:rPr>
        <w:t xml:space="preserve">isual Studio </w:t>
      </w:r>
      <w:r w:rsidR="009D4014">
        <w:rPr>
          <w:noProof/>
        </w:rPr>
        <w:t>2015</w:t>
      </w:r>
      <w:r w:rsidR="003E26DE">
        <w:rPr>
          <w:noProof/>
        </w:rPr>
        <w:t>.</w:t>
      </w:r>
      <w:r w:rsidR="00F96645">
        <w:rPr>
          <w:rFonts w:eastAsia="Times New Roman"/>
          <w:lang w:bidi="ar-SA"/>
        </w:rPr>
        <w:t xml:space="preserve"> Choose a custom install and ensure that the </w:t>
      </w:r>
      <w:r w:rsidR="00F96645" w:rsidRPr="00F96645">
        <w:rPr>
          <w:rFonts w:eastAsia="Times New Roman"/>
          <w:lang w:bidi="ar-SA"/>
        </w:rPr>
        <w:t>Universal Windows App Development Tools</w:t>
      </w:r>
      <w:r w:rsidR="00F96645">
        <w:rPr>
          <w:rFonts w:eastAsia="Times New Roman"/>
          <w:lang w:bidi="ar-SA"/>
        </w:rPr>
        <w:t xml:space="preserve"> are selected from the optional features list.</w:t>
      </w:r>
    </w:p>
    <w:p w14:paraId="2C962702" w14:textId="1F4BC26D" w:rsidR="00504B0F" w:rsidRDefault="00504B0F" w:rsidP="00BB0399">
      <w:pPr>
        <w:pStyle w:val="ppNumberList"/>
        <w:rPr>
          <w:noProof/>
        </w:rPr>
      </w:pPr>
      <w:r>
        <w:rPr>
          <w:noProof/>
        </w:rPr>
        <w:t xml:space="preserve">Optional: Install </w:t>
      </w:r>
      <w:r w:rsidR="00472D97">
        <w:rPr>
          <w:noProof/>
        </w:rPr>
        <w:t>npm</w:t>
      </w:r>
      <w:r>
        <w:rPr>
          <w:noProof/>
        </w:rPr>
        <w:t>.</w:t>
      </w:r>
    </w:p>
    <w:p w14:paraId="386E85D9" w14:textId="03119CCB" w:rsidR="00472D97" w:rsidRDefault="00472D97" w:rsidP="00BB0399">
      <w:pPr>
        <w:pStyle w:val="ppNumberList"/>
        <w:rPr>
          <w:noProof/>
        </w:rPr>
      </w:pPr>
      <w:r>
        <w:rPr>
          <w:noProof/>
        </w:rPr>
        <w:t>Optional: Install ManifoldJS</w:t>
      </w:r>
    </w:p>
    <w:p w14:paraId="32180D75" w14:textId="79D37350" w:rsidR="00E43F0A" w:rsidRPr="00217A22" w:rsidRDefault="00E43F0A" w:rsidP="00E43F0A">
      <w:pPr>
        <w:pStyle w:val="ppNumberList"/>
        <w:numPr>
          <w:ilvl w:val="0"/>
          <w:numId w:val="0"/>
        </w:numPr>
        <w:rPr>
          <w:i/>
          <w:noProof/>
        </w:rPr>
      </w:pPr>
      <w:r w:rsidRPr="00217A22">
        <w:rPr>
          <w:i/>
          <w:noProof/>
        </w:rPr>
        <w:t>Instructions and links to install npm and ManifoldJS can be found in Exercise 3: Task 1.</w:t>
      </w:r>
    </w:p>
    <w:p w14:paraId="0883A4ED" w14:textId="77777777" w:rsidR="008D1B17" w:rsidRPr="009053BF" w:rsidRDefault="008D1B17" w:rsidP="008D1B17">
      <w:pPr>
        <w:pStyle w:val="ppListEnd"/>
        <w:rPr>
          <w:noProof/>
        </w:rPr>
      </w:pPr>
    </w:p>
    <w:p w14:paraId="0883A4EE" w14:textId="77777777" w:rsidR="002573C3" w:rsidRPr="002C05C8" w:rsidRDefault="002573C3" w:rsidP="001768C6">
      <w:pPr>
        <w:pStyle w:val="Heading1"/>
        <w:rPr>
          <w:noProof/>
        </w:rPr>
      </w:pPr>
      <w:r w:rsidRPr="002C05C8">
        <w:rPr>
          <w:noProof/>
        </w:rPr>
        <w:t>Exercises</w:t>
      </w:r>
    </w:p>
    <w:p w14:paraId="0883A4EF" w14:textId="66F041E1" w:rsidR="002573C3" w:rsidRPr="002C05C8" w:rsidRDefault="002573C3" w:rsidP="002573C3">
      <w:pPr>
        <w:pStyle w:val="ppBodyText"/>
        <w:rPr>
          <w:noProof/>
        </w:rPr>
      </w:pPr>
      <w:r w:rsidRPr="002C05C8">
        <w:rPr>
          <w:noProof/>
        </w:rPr>
        <w:t>This Hands-</w:t>
      </w:r>
      <w:r w:rsidR="00DC0486">
        <w:rPr>
          <w:noProof/>
        </w:rPr>
        <w:t>o</w:t>
      </w:r>
      <w:r w:rsidR="00DC0486" w:rsidRPr="002C05C8">
        <w:rPr>
          <w:noProof/>
        </w:rPr>
        <w:t xml:space="preserve">n </w:t>
      </w:r>
      <w:r w:rsidR="00DC0486">
        <w:rPr>
          <w:noProof/>
        </w:rPr>
        <w:t>l</w:t>
      </w:r>
      <w:r w:rsidR="00DC0486" w:rsidRPr="002C05C8">
        <w:rPr>
          <w:noProof/>
        </w:rPr>
        <w:t xml:space="preserve">ab </w:t>
      </w:r>
      <w:r w:rsidR="00DC0486">
        <w:rPr>
          <w:noProof/>
        </w:rPr>
        <w:t>includes</w:t>
      </w:r>
      <w:r w:rsidR="00DC0486" w:rsidRPr="002C05C8">
        <w:rPr>
          <w:noProof/>
        </w:rPr>
        <w:t xml:space="preserve"> </w:t>
      </w:r>
      <w:r w:rsidRPr="002C05C8">
        <w:rPr>
          <w:noProof/>
        </w:rPr>
        <w:t>the following exercises:</w:t>
      </w:r>
    </w:p>
    <w:p w14:paraId="13BBD748" w14:textId="0931F8CA" w:rsidR="009D4014" w:rsidRDefault="00EF6CCB" w:rsidP="003E1D57">
      <w:pPr>
        <w:pStyle w:val="ppNumberList"/>
        <w:rPr>
          <w:noProof/>
        </w:rPr>
      </w:pPr>
      <w:r>
        <w:rPr>
          <w:noProof/>
        </w:rPr>
        <w:t>Add a Simple Hosted Web App</w:t>
      </w:r>
    </w:p>
    <w:p w14:paraId="018C94B8" w14:textId="008E7259" w:rsidR="00EF6CCB" w:rsidRDefault="00EF6CCB" w:rsidP="003E1D57">
      <w:pPr>
        <w:pStyle w:val="ppNumberList"/>
        <w:rPr>
          <w:noProof/>
        </w:rPr>
      </w:pPr>
      <w:r>
        <w:rPr>
          <w:noProof/>
        </w:rPr>
        <w:t>Integrate with Platform APIs</w:t>
      </w:r>
    </w:p>
    <w:p w14:paraId="5D221BB9" w14:textId="6A15DECB" w:rsidR="00EF6CCB" w:rsidRDefault="00EF6CCB" w:rsidP="003E1D57">
      <w:pPr>
        <w:pStyle w:val="ppNumberList"/>
        <w:rPr>
          <w:noProof/>
        </w:rPr>
      </w:pPr>
      <w:r>
        <w:rPr>
          <w:noProof/>
        </w:rPr>
        <w:t>Support Additional Platforms and Devices with ManifoldJS</w:t>
      </w:r>
      <w:r w:rsidR="00A91FF9">
        <w:rPr>
          <w:noProof/>
        </w:rPr>
        <w:t xml:space="preserve"> (Optional)</w:t>
      </w:r>
    </w:p>
    <w:p w14:paraId="0883A4F3" w14:textId="77777777" w:rsidR="002573C3" w:rsidRPr="00E96D2A" w:rsidRDefault="002573C3" w:rsidP="00BE7BEC">
      <w:pPr>
        <w:pStyle w:val="ppListEnd"/>
        <w:numPr>
          <w:ilvl w:val="0"/>
          <w:numId w:val="10"/>
        </w:numPr>
        <w:rPr>
          <w:noProof/>
        </w:rPr>
      </w:pPr>
    </w:p>
    <w:p w14:paraId="0883A4F4" w14:textId="71D99240" w:rsidR="000B7CF1" w:rsidRDefault="002573C3" w:rsidP="002573C3">
      <w:pPr>
        <w:pStyle w:val="ppBodyText"/>
        <w:rPr>
          <w:noProof/>
        </w:rPr>
      </w:pPr>
      <w:r w:rsidRPr="00E96D2A">
        <w:rPr>
          <w:noProof/>
        </w:rPr>
        <w:t xml:space="preserve">Estimated time to complete this lab: </w:t>
      </w:r>
      <w:r w:rsidR="00C35A8A">
        <w:rPr>
          <w:b/>
          <w:noProof/>
        </w:rPr>
        <w:t xml:space="preserve"> </w:t>
      </w:r>
      <w:r w:rsidR="007B15C4">
        <w:rPr>
          <w:b/>
          <w:noProof/>
        </w:rPr>
        <w:t>45</w:t>
      </w:r>
      <w:r w:rsidR="003E1D57">
        <w:rPr>
          <w:b/>
          <w:noProof/>
        </w:rPr>
        <w:t xml:space="preserve"> </w:t>
      </w:r>
      <w:r w:rsidR="00C35A8A">
        <w:rPr>
          <w:b/>
          <w:noProof/>
        </w:rPr>
        <w:t xml:space="preserve">to </w:t>
      </w:r>
      <w:r w:rsidR="007B15C4">
        <w:rPr>
          <w:b/>
          <w:noProof/>
        </w:rPr>
        <w:t>60</w:t>
      </w:r>
      <w:r w:rsidR="006F5C39">
        <w:rPr>
          <w:b/>
          <w:noProof/>
        </w:rPr>
        <w:t xml:space="preserve"> </w:t>
      </w:r>
      <w:r w:rsidRPr="00E96D2A">
        <w:rPr>
          <w:b/>
          <w:noProof/>
        </w:rPr>
        <w:t>minutes</w:t>
      </w:r>
      <w:r w:rsidRPr="00E96D2A">
        <w:rPr>
          <w:noProof/>
        </w:rPr>
        <w:t>.</w:t>
      </w:r>
    </w:p>
    <w:p w14:paraId="032A841F" w14:textId="77777777" w:rsidR="000B7CF1" w:rsidRDefault="000B7CF1">
      <w:pPr>
        <w:rPr>
          <w:noProof/>
        </w:rPr>
      </w:pPr>
      <w:r>
        <w:rPr>
          <w:noProof/>
        </w:rPr>
        <w:br w:type="page"/>
      </w:r>
    </w:p>
    <w:p w14:paraId="09A3DDE0" w14:textId="03BC9C29" w:rsidR="00206229" w:rsidRDefault="00206229" w:rsidP="00206229">
      <w:pPr>
        <w:pStyle w:val="ppTopic"/>
      </w:pPr>
      <w:bookmarkStart w:id="5" w:name="_Toc431254522"/>
      <w:r>
        <w:lastRenderedPageBreak/>
        <w:t>Exercise 1: Interact with Platform APIs</w:t>
      </w:r>
      <w:bookmarkEnd w:id="5"/>
    </w:p>
    <w:p w14:paraId="6E838D53" w14:textId="0DBB9F86" w:rsidR="00206229" w:rsidRDefault="00206229" w:rsidP="00206229">
      <w:pPr>
        <w:pStyle w:val="ppBodyText"/>
      </w:pPr>
      <w:r>
        <w:t xml:space="preserve">In Windows 10, you have the ability to create a seamless user experience for web apps by interacting with platform APIs. In this exercise, you will trigger a toast notification from a web app that includes content displayed through a </w:t>
      </w:r>
      <w:proofErr w:type="spellStart"/>
      <w:r>
        <w:t>WebView</w:t>
      </w:r>
      <w:proofErr w:type="spellEnd"/>
      <w:r>
        <w:t xml:space="preserve">. Although </w:t>
      </w:r>
      <w:ins w:id="6" w:author="Author">
        <w:r w:rsidR="006F1A2E">
          <w:t>in this lab the web</w:t>
        </w:r>
      </w:ins>
      <w:r>
        <w:t xml:space="preserve"> content</w:t>
      </w:r>
      <w:r w:rsidR="006F1A2E">
        <w:t xml:space="preserve"> displayed in the </w:t>
      </w:r>
      <w:proofErr w:type="spellStart"/>
      <w:r w:rsidR="006F1A2E">
        <w:t>WebView</w:t>
      </w:r>
      <w:proofErr w:type="spellEnd"/>
      <w:r>
        <w:t xml:space="preserve"> is </w:t>
      </w:r>
      <w:r w:rsidR="002F7740">
        <w:t>local</w:t>
      </w:r>
      <w:r>
        <w:t xml:space="preserve"> rather than hosted, it demonstrates how JavaScript running in </w:t>
      </w:r>
      <w:r w:rsidR="006F1A2E">
        <w:t xml:space="preserve">a </w:t>
      </w:r>
      <w:proofErr w:type="spellStart"/>
      <w:r>
        <w:t>WebView</w:t>
      </w:r>
      <w:proofErr w:type="spellEnd"/>
      <w:r>
        <w:t xml:space="preserve"> can call C# code in your native project.</w:t>
      </w:r>
    </w:p>
    <w:p w14:paraId="08315FA0" w14:textId="77777777" w:rsidR="00206229" w:rsidRDefault="00206229" w:rsidP="00206229">
      <w:pPr>
        <w:pStyle w:val="ppProcedureStart"/>
      </w:pPr>
      <w:bookmarkStart w:id="7" w:name="_Toc431254523"/>
      <w:r w:rsidRPr="0098236E">
        <w:t xml:space="preserve">Task 1 – </w:t>
      </w:r>
      <w:r>
        <w:t>Create a blank Universal Windows JavaScript app</w:t>
      </w:r>
      <w:bookmarkEnd w:id="7"/>
    </w:p>
    <w:p w14:paraId="692E2775" w14:textId="77777777" w:rsidR="00206229" w:rsidRPr="00D8270B" w:rsidRDefault="00206229" w:rsidP="00206229">
      <w:r>
        <w:t>We will begin by creating a project from the UWP Blank App JavaScript template.</w:t>
      </w:r>
    </w:p>
    <w:p w14:paraId="2AACA566" w14:textId="77777777" w:rsidR="00206229" w:rsidRDefault="00206229" w:rsidP="00206229">
      <w:pPr>
        <w:pStyle w:val="Step"/>
      </w:pPr>
      <w:r>
        <w:t xml:space="preserve">In a new instance of Visual Studio 2015, use </w:t>
      </w:r>
      <w:r w:rsidRPr="00766969">
        <w:rPr>
          <w:b/>
        </w:rPr>
        <w:t>File &gt; New&gt; Project</w:t>
      </w:r>
      <w:r>
        <w:t xml:space="preserve"> to open the </w:t>
      </w:r>
      <w:r w:rsidRPr="00D8270B">
        <w:t xml:space="preserve">New Project </w:t>
      </w:r>
      <w:r>
        <w:t xml:space="preserve">dialog. Navigate to </w:t>
      </w:r>
      <w:r w:rsidRPr="00766969">
        <w:rPr>
          <w:b/>
        </w:rPr>
        <w:t xml:space="preserve">Installed &gt; </w:t>
      </w:r>
      <w:r w:rsidRPr="00761E2F">
        <w:t>Templates</w:t>
      </w:r>
      <w:r w:rsidRPr="00766969">
        <w:rPr>
          <w:b/>
        </w:rPr>
        <w:t xml:space="preserve"> &gt; JavaScript</w:t>
      </w:r>
      <w:r w:rsidRPr="00D8270B">
        <w:t xml:space="preserve"> </w:t>
      </w:r>
      <w:r>
        <w:t xml:space="preserve">and select the </w:t>
      </w:r>
      <w:r w:rsidRPr="00766969">
        <w:rPr>
          <w:b/>
        </w:rPr>
        <w:t>Blank App (Universal Windows)</w:t>
      </w:r>
      <w:r w:rsidRPr="00D8270B">
        <w:t xml:space="preserve"> template.</w:t>
      </w:r>
    </w:p>
    <w:p w14:paraId="4AC028FD" w14:textId="6833A6C2" w:rsidR="00206229" w:rsidRDefault="00206229" w:rsidP="00206229">
      <w:pPr>
        <w:pStyle w:val="Step"/>
      </w:pPr>
      <w:r>
        <w:t xml:space="preserve">Name your project </w:t>
      </w:r>
      <w:proofErr w:type="spellStart"/>
      <w:r>
        <w:rPr>
          <w:b/>
        </w:rPr>
        <w:t>WebApp</w:t>
      </w:r>
      <w:proofErr w:type="spellEnd"/>
      <w:r>
        <w:t xml:space="preserve"> and select the file system location where you save your Hands-on Lab solutions. We have created a folder in </w:t>
      </w:r>
      <w:r w:rsidRPr="00397B38">
        <w:t>our</w:t>
      </w:r>
      <w:r>
        <w:t xml:space="preserve"> </w:t>
      </w:r>
      <w:r w:rsidRPr="003C10A3">
        <w:rPr>
          <w:b/>
        </w:rPr>
        <w:t>C:</w:t>
      </w:r>
      <w:r>
        <w:t xml:space="preserve"> directory called </w:t>
      </w:r>
      <w:r w:rsidRPr="003C10A3">
        <w:rPr>
          <w:b/>
        </w:rPr>
        <w:t>HOL</w:t>
      </w:r>
      <w:r>
        <w:t xml:space="preserve"> that you will see referenced in screenshots throughout the labs.</w:t>
      </w:r>
    </w:p>
    <w:p w14:paraId="48F15471" w14:textId="77777777" w:rsidR="00206229" w:rsidRDefault="00206229" w:rsidP="00206229">
      <w:pPr>
        <w:pStyle w:val="Step"/>
      </w:pPr>
      <w:r>
        <w:t xml:space="preserve">Leave the options selected to </w:t>
      </w:r>
      <w:r w:rsidRPr="006455DC">
        <w:rPr>
          <w:b/>
        </w:rPr>
        <w:t>Create new solution</w:t>
      </w:r>
      <w:r>
        <w:t xml:space="preserve"> and </w:t>
      </w:r>
      <w:r w:rsidRPr="006455DC">
        <w:rPr>
          <w:b/>
        </w:rPr>
        <w:t>Create directory for solutio</w:t>
      </w:r>
      <w:r>
        <w:rPr>
          <w:b/>
        </w:rPr>
        <w:t>n</w:t>
      </w:r>
      <w:r>
        <w:t xml:space="preserve">. You may deselect </w:t>
      </w:r>
      <w:r w:rsidRPr="006455DC">
        <w:rPr>
          <w:b/>
        </w:rPr>
        <w:t>Add to source control</w:t>
      </w:r>
      <w:r>
        <w:t xml:space="preserve"> if you don't wish to </w:t>
      </w:r>
      <w:r w:rsidRPr="00BF4075">
        <w:t>version</w:t>
      </w:r>
      <w:r>
        <w:t xml:space="preserve"> your work. Click </w:t>
      </w:r>
      <w:r w:rsidRPr="00E03129">
        <w:rPr>
          <w:b/>
        </w:rPr>
        <w:t>OK</w:t>
      </w:r>
      <w:r>
        <w:t xml:space="preserve"> to create the project.</w:t>
      </w:r>
    </w:p>
    <w:p w14:paraId="6D41476B" w14:textId="77777777" w:rsidR="00206229" w:rsidRDefault="00206229" w:rsidP="00206229">
      <w:pPr>
        <w:pStyle w:val="ppFigureIndent3"/>
        <w:keepNext/>
      </w:pPr>
      <w:r>
        <w:rPr>
          <w:lang w:bidi="ar-SA"/>
        </w:rPr>
        <w:lastRenderedPageBreak/>
        <w:drawing>
          <wp:inline distT="0" distB="0" distL="0" distR="0" wp14:anchorId="12F72F43" wp14:editId="2E5C105B">
            <wp:extent cx="5013333" cy="34846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12">
                      <a:extLst>
                        <a:ext uri="{28A0092B-C50C-407E-A947-70E740481C1C}">
                          <a14:useLocalDpi xmlns:a14="http://schemas.microsoft.com/office/drawing/2010/main" val="0"/>
                        </a:ext>
                      </a:extLst>
                    </a:blip>
                    <a:stretch>
                      <a:fillRect/>
                    </a:stretch>
                  </pic:blipFill>
                  <pic:spPr>
                    <a:xfrm>
                      <a:off x="0" y="0"/>
                      <a:ext cx="5013333" cy="3484620"/>
                    </a:xfrm>
                    <a:prstGeom prst="rect">
                      <a:avLst/>
                    </a:prstGeom>
                  </pic:spPr>
                </pic:pic>
              </a:graphicData>
            </a:graphic>
          </wp:inline>
        </w:drawing>
      </w:r>
    </w:p>
    <w:p w14:paraId="7C5DC1F0" w14:textId="77777777" w:rsidR="00206229" w:rsidRDefault="00206229" w:rsidP="00206229">
      <w:pPr>
        <w:pStyle w:val="ppFigureNumberIndent3"/>
      </w:pPr>
      <w:r>
        <w:t xml:space="preserve">Figure </w:t>
      </w:r>
      <w:r w:rsidR="00D645AC">
        <w:fldChar w:fldCharType="begin"/>
      </w:r>
      <w:r w:rsidR="00D645AC">
        <w:instrText xml:space="preserve"> SEQ Figure \* ARABIC </w:instrText>
      </w:r>
      <w:r w:rsidR="00D645AC">
        <w:fldChar w:fldCharType="separate"/>
      </w:r>
      <w:r w:rsidR="0097225A">
        <w:rPr>
          <w:noProof/>
        </w:rPr>
        <w:t>1</w:t>
      </w:r>
      <w:r w:rsidR="00D645AC">
        <w:rPr>
          <w:noProof/>
        </w:rPr>
        <w:fldChar w:fldCharType="end"/>
      </w:r>
    </w:p>
    <w:p w14:paraId="33E60DF2" w14:textId="77777777" w:rsidR="00206229" w:rsidRDefault="00206229" w:rsidP="00206229">
      <w:pPr>
        <w:pStyle w:val="ppFigureCaptionIndent3"/>
      </w:pPr>
      <w:r>
        <w:t>Create a new Blank App project in Visual Studio 2015.</w:t>
      </w:r>
    </w:p>
    <w:p w14:paraId="1BB1DD33" w14:textId="26792B65" w:rsidR="00206229" w:rsidRDefault="00206229" w:rsidP="00206229">
      <w:pPr>
        <w:pStyle w:val="Step"/>
      </w:pPr>
      <w:r>
        <w:t xml:space="preserve">Set your </w:t>
      </w:r>
      <w:r w:rsidRPr="00766969">
        <w:rPr>
          <w:b/>
        </w:rPr>
        <w:t>Solution Configuration</w:t>
      </w:r>
      <w:r>
        <w:t xml:space="preserve"> to </w:t>
      </w:r>
      <w:r w:rsidRPr="00EF2B42">
        <w:rPr>
          <w:b/>
        </w:rPr>
        <w:t>Debug</w:t>
      </w:r>
      <w:r>
        <w:t xml:space="preserve"> and your </w:t>
      </w:r>
      <w:r w:rsidRPr="00766969">
        <w:rPr>
          <w:b/>
        </w:rPr>
        <w:t>Solution Platform</w:t>
      </w:r>
      <w:r>
        <w:t xml:space="preserve"> to </w:t>
      </w:r>
      <w:r>
        <w:rPr>
          <w:b/>
        </w:rPr>
        <w:t>x86</w:t>
      </w:r>
      <w:r>
        <w:t xml:space="preserve">. Select </w:t>
      </w:r>
      <w:r w:rsidRPr="00766969">
        <w:rPr>
          <w:b/>
        </w:rPr>
        <w:t>Local Machine</w:t>
      </w:r>
      <w:r>
        <w:t xml:space="preserve"> from the </w:t>
      </w:r>
      <w:r w:rsidRPr="00AF3B3B">
        <w:t>Debug</w:t>
      </w:r>
      <w:r>
        <w:t xml:space="preserve"> Target dropdown</w:t>
      </w:r>
      <w:r w:rsidRPr="00AF3B3B">
        <w:t xml:space="preserve"> </w:t>
      </w:r>
      <w:r>
        <w:t xml:space="preserve">next to the </w:t>
      </w:r>
      <w:r w:rsidRPr="00542716">
        <w:t>Start Debugging Button</w:t>
      </w:r>
      <w:r>
        <w:t>.</w:t>
      </w:r>
    </w:p>
    <w:p w14:paraId="117FB0AB" w14:textId="77777777" w:rsidR="00206229" w:rsidRDefault="00206229" w:rsidP="00206229">
      <w:pPr>
        <w:pStyle w:val="ppFigureIndent3"/>
        <w:keepNext/>
      </w:pPr>
      <w:r>
        <w:rPr>
          <w:lang w:bidi="ar-SA"/>
        </w:rPr>
        <w:drawing>
          <wp:inline distT="0" distB="0" distL="0" distR="0" wp14:anchorId="48A2184D" wp14:editId="412A8DA7">
            <wp:extent cx="4892376" cy="984231"/>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13">
                      <a:extLst>
                        <a:ext uri="{28A0092B-C50C-407E-A947-70E740481C1C}">
                          <a14:useLocalDpi xmlns:a14="http://schemas.microsoft.com/office/drawing/2010/main" val="0"/>
                        </a:ext>
                      </a:extLst>
                    </a:blip>
                    <a:stretch>
                      <a:fillRect/>
                    </a:stretch>
                  </pic:blipFill>
                  <pic:spPr>
                    <a:xfrm>
                      <a:off x="0" y="0"/>
                      <a:ext cx="4904045" cy="986578"/>
                    </a:xfrm>
                    <a:prstGeom prst="rect">
                      <a:avLst/>
                    </a:prstGeom>
                  </pic:spPr>
                </pic:pic>
              </a:graphicData>
            </a:graphic>
          </wp:inline>
        </w:drawing>
      </w:r>
    </w:p>
    <w:p w14:paraId="6AA93A01" w14:textId="77777777" w:rsidR="00206229" w:rsidRDefault="00206229" w:rsidP="00206229">
      <w:pPr>
        <w:pStyle w:val="ppFigureNumberIndent3"/>
      </w:pPr>
      <w:r>
        <w:t xml:space="preserve">Figure </w:t>
      </w:r>
      <w:r w:rsidR="00D645AC">
        <w:fldChar w:fldCharType="begin"/>
      </w:r>
      <w:r w:rsidR="00D645AC">
        <w:instrText xml:space="preserve"> SEQ Figure \* ARABIC </w:instrText>
      </w:r>
      <w:r w:rsidR="00D645AC">
        <w:fldChar w:fldCharType="separate"/>
      </w:r>
      <w:r w:rsidR="0097225A">
        <w:rPr>
          <w:noProof/>
        </w:rPr>
        <w:t>2</w:t>
      </w:r>
      <w:r w:rsidR="00D645AC">
        <w:rPr>
          <w:noProof/>
        </w:rPr>
        <w:fldChar w:fldCharType="end"/>
      </w:r>
    </w:p>
    <w:p w14:paraId="792326CE" w14:textId="77777777" w:rsidR="00206229" w:rsidRPr="00AF3B3B" w:rsidRDefault="00206229" w:rsidP="00206229">
      <w:pPr>
        <w:pStyle w:val="ppFigureCaptionIndent"/>
      </w:pPr>
      <w:r>
        <w:t>Configure your app to run on the Local Machine.</w:t>
      </w:r>
    </w:p>
    <w:p w14:paraId="5494A2FF" w14:textId="77777777" w:rsidR="00206229" w:rsidRDefault="00206229" w:rsidP="00206229">
      <w:pPr>
        <w:pStyle w:val="ppNote"/>
      </w:pPr>
      <w:r w:rsidRPr="00AF3B3B">
        <w:rPr>
          <w:b/>
        </w:rPr>
        <w:t>Note:</w:t>
      </w:r>
      <w:r>
        <w:t xml:space="preserve">  </w:t>
      </w:r>
      <w:r>
        <w:rPr>
          <w:noProof/>
          <w:lang w:bidi="ar-SA"/>
        </w:rPr>
        <w:drawing>
          <wp:inline distT="0" distB="0" distL="0" distR="0" wp14:anchorId="2D8A12C5" wp14:editId="24FECA16">
            <wp:extent cx="66040" cy="91440"/>
            <wp:effectExtent l="0" t="0" r="10160"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4">
                      <a:extLst>
                        <a:ext uri="{28A0092B-C50C-407E-A947-70E740481C1C}">
                          <a14:useLocalDpi xmlns:a14="http://schemas.microsoft.com/office/drawing/2010/main" val="0"/>
                        </a:ext>
                      </a:extLst>
                    </a:blip>
                    <a:stretch>
                      <a:fillRect/>
                    </a:stretch>
                  </pic:blipFill>
                  <pic:spPr>
                    <a:xfrm>
                      <a:off x="0" y="0"/>
                      <a:ext cx="66040" cy="91440"/>
                    </a:xfrm>
                    <a:prstGeom prst="rect">
                      <a:avLst/>
                    </a:prstGeom>
                  </pic:spPr>
                </pic:pic>
              </a:graphicData>
            </a:graphic>
          </wp:inline>
        </w:drawing>
      </w:r>
      <w:r>
        <w:t xml:space="preserve"> is the Start Debugging button.</w:t>
      </w:r>
    </w:p>
    <w:p w14:paraId="653DFBB5" w14:textId="0C4983A8" w:rsidR="00206229" w:rsidRDefault="00206229" w:rsidP="00206229">
      <w:pPr>
        <w:pStyle w:val="Step"/>
      </w:pPr>
      <w:r>
        <w:t>Use the Start Debugging button to build and run your app.</w:t>
      </w:r>
      <w:r w:rsidR="004E77F9">
        <w:t xml:space="preserve"> You will see a black app background with the text “Content goes here.”</w:t>
      </w:r>
    </w:p>
    <w:p w14:paraId="15EE3E40" w14:textId="77777777" w:rsidR="00206229" w:rsidRDefault="00206229" w:rsidP="00206229">
      <w:pPr>
        <w:pStyle w:val="ppFigureIndent3"/>
        <w:keepNext/>
      </w:pPr>
      <w:r>
        <w:rPr>
          <w:lang w:bidi="ar-SA"/>
        </w:rPr>
        <w:lastRenderedPageBreak/>
        <w:drawing>
          <wp:inline distT="0" distB="0" distL="0" distR="0" wp14:anchorId="5D9B8283" wp14:editId="39B0CFC3">
            <wp:extent cx="5023548" cy="2527246"/>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5">
                      <a:extLst>
                        <a:ext uri="{28A0092B-C50C-407E-A947-70E740481C1C}">
                          <a14:useLocalDpi xmlns:a14="http://schemas.microsoft.com/office/drawing/2010/main" val="0"/>
                        </a:ext>
                      </a:extLst>
                    </a:blip>
                    <a:stretch>
                      <a:fillRect/>
                    </a:stretch>
                  </pic:blipFill>
                  <pic:spPr>
                    <a:xfrm>
                      <a:off x="0" y="0"/>
                      <a:ext cx="5023548" cy="2527246"/>
                    </a:xfrm>
                    <a:prstGeom prst="rect">
                      <a:avLst/>
                    </a:prstGeom>
                  </pic:spPr>
                </pic:pic>
              </a:graphicData>
            </a:graphic>
          </wp:inline>
        </w:drawing>
      </w:r>
    </w:p>
    <w:p w14:paraId="6FD6DB83" w14:textId="77777777" w:rsidR="00206229" w:rsidRDefault="00206229" w:rsidP="00206229">
      <w:pPr>
        <w:pStyle w:val="ppFigureNumberIndent3"/>
      </w:pPr>
      <w:r>
        <w:t xml:space="preserve">Figure </w:t>
      </w:r>
      <w:r w:rsidR="00D645AC">
        <w:fldChar w:fldCharType="begin"/>
      </w:r>
      <w:r w:rsidR="00D645AC">
        <w:instrText xml:space="preserve"> SEQ Figure \* ARABIC </w:instrText>
      </w:r>
      <w:r w:rsidR="00D645AC">
        <w:fldChar w:fldCharType="separate"/>
      </w:r>
      <w:r w:rsidR="0097225A">
        <w:rPr>
          <w:noProof/>
        </w:rPr>
        <w:t>3</w:t>
      </w:r>
      <w:r w:rsidR="00D645AC">
        <w:rPr>
          <w:noProof/>
        </w:rPr>
        <w:fldChar w:fldCharType="end"/>
      </w:r>
    </w:p>
    <w:p w14:paraId="20B02E9F" w14:textId="77777777" w:rsidR="00206229" w:rsidRDefault="00206229" w:rsidP="00206229">
      <w:pPr>
        <w:pStyle w:val="ppFigureCaptionIndent3"/>
      </w:pPr>
      <w:r>
        <w:t>The blank universal JavaScript app running in Desktop mode.</w:t>
      </w:r>
    </w:p>
    <w:p w14:paraId="21F95152" w14:textId="77777777" w:rsidR="00206229" w:rsidRDefault="00206229" w:rsidP="00206229">
      <w:pPr>
        <w:pStyle w:val="Step"/>
      </w:pPr>
      <w:r>
        <w:t>Stop debugging and return to Visual Studio.</w:t>
      </w:r>
    </w:p>
    <w:p w14:paraId="1F187446" w14:textId="77777777" w:rsidR="00206229" w:rsidRDefault="00206229" w:rsidP="00206229">
      <w:pPr>
        <w:pStyle w:val="ppListEnd"/>
      </w:pPr>
    </w:p>
    <w:p w14:paraId="47D196C6" w14:textId="49250A38" w:rsidR="00206229" w:rsidRDefault="00F46B79" w:rsidP="00206229">
      <w:pPr>
        <w:pStyle w:val="ppProcedureStart"/>
      </w:pPr>
      <w:bookmarkStart w:id="8" w:name="_Toc431254524"/>
      <w:r>
        <w:t>Task 2</w:t>
      </w:r>
      <w:r w:rsidR="00206229" w:rsidRPr="0098236E">
        <w:t xml:space="preserve"> – </w:t>
      </w:r>
      <w:r w:rsidR="00206229">
        <w:t>Create the native project</w:t>
      </w:r>
      <w:bookmarkEnd w:id="8"/>
    </w:p>
    <w:p w14:paraId="4E91F9E1" w14:textId="4F1F3E2F" w:rsidR="00206229" w:rsidRDefault="00F46B79" w:rsidP="00206229">
      <w:r>
        <w:t xml:space="preserve">Our goal </w:t>
      </w:r>
      <w:r w:rsidR="002F7740">
        <w:t>in</w:t>
      </w:r>
      <w:r>
        <w:t xml:space="preserve"> this exercise is to trigger a toast notification</w:t>
      </w:r>
      <w:r w:rsidR="00C84D43">
        <w:t xml:space="preserve"> from a </w:t>
      </w:r>
      <w:proofErr w:type="spellStart"/>
      <w:r w:rsidR="00C84D43">
        <w:t>webview</w:t>
      </w:r>
      <w:proofErr w:type="spellEnd"/>
      <w:r>
        <w:t xml:space="preserve">. In this task, you </w:t>
      </w:r>
      <w:r w:rsidR="00206229">
        <w:t>will create a Windows Runtime Compo</w:t>
      </w:r>
      <w:r>
        <w:t>nent to handle the</w:t>
      </w:r>
      <w:r w:rsidR="00206229">
        <w:t xml:space="preserve"> toast notification</w:t>
      </w:r>
      <w:r>
        <w:t xml:space="preserve"> </w:t>
      </w:r>
      <w:r w:rsidR="00C84D43">
        <w:t>through</w:t>
      </w:r>
      <w:r>
        <w:t xml:space="preserve"> Platform APIs</w:t>
      </w:r>
      <w:r w:rsidR="00206229">
        <w:t>.</w:t>
      </w:r>
    </w:p>
    <w:p w14:paraId="512BFF4F" w14:textId="62B56F0A" w:rsidR="00206229" w:rsidRDefault="00206229" w:rsidP="00206229">
      <w:pPr>
        <w:pStyle w:val="Step"/>
        <w:numPr>
          <w:ilvl w:val="0"/>
          <w:numId w:val="14"/>
        </w:numPr>
      </w:pPr>
      <w:r>
        <w:t xml:space="preserve">In your </w:t>
      </w:r>
      <w:proofErr w:type="spellStart"/>
      <w:r w:rsidR="00F46B79">
        <w:t>WebApp</w:t>
      </w:r>
      <w:proofErr w:type="spellEnd"/>
      <w:r>
        <w:t xml:space="preserve"> project, right-click on the solution name in the Solution Explorer and choose </w:t>
      </w:r>
      <w:r w:rsidRPr="00043B52">
        <w:rPr>
          <w:b/>
        </w:rPr>
        <w:t>Add &gt; New Project</w:t>
      </w:r>
      <w:r>
        <w:t>.</w:t>
      </w:r>
    </w:p>
    <w:p w14:paraId="1FEE59FC" w14:textId="77777777" w:rsidR="00206229" w:rsidRDefault="00206229" w:rsidP="00206229">
      <w:pPr>
        <w:pStyle w:val="Step"/>
        <w:numPr>
          <w:ilvl w:val="0"/>
          <w:numId w:val="14"/>
        </w:numPr>
      </w:pPr>
      <w:r>
        <w:t xml:space="preserve">Select the project type </w:t>
      </w:r>
      <w:r w:rsidRPr="00861DA6">
        <w:rPr>
          <w:b/>
        </w:rPr>
        <w:t xml:space="preserve">Visual C# &gt; Windows &gt; Windows Runtime Component (Universal Windows) </w:t>
      </w:r>
      <w:r>
        <w:t xml:space="preserve">and give it the name </w:t>
      </w:r>
      <w:proofErr w:type="spellStart"/>
      <w:r w:rsidRPr="00861DA6">
        <w:rPr>
          <w:b/>
        </w:rPr>
        <w:t>CommunicationWinRT</w:t>
      </w:r>
      <w:proofErr w:type="spellEnd"/>
      <w:r>
        <w:t xml:space="preserve">. Click </w:t>
      </w:r>
      <w:r w:rsidRPr="00861DA6">
        <w:rPr>
          <w:b/>
        </w:rPr>
        <w:t>OK</w:t>
      </w:r>
      <w:r>
        <w:t xml:space="preserve"> to create the project.</w:t>
      </w:r>
    </w:p>
    <w:p w14:paraId="15FEDBAF" w14:textId="77777777" w:rsidR="00206229" w:rsidRDefault="00206229" w:rsidP="00206229">
      <w:pPr>
        <w:pStyle w:val="Step"/>
        <w:keepNext/>
        <w:numPr>
          <w:ilvl w:val="0"/>
          <w:numId w:val="0"/>
        </w:numPr>
        <w:ind w:left="720"/>
      </w:pPr>
      <w:r>
        <w:rPr>
          <w:noProof/>
        </w:rPr>
        <w:lastRenderedPageBreak/>
        <w:drawing>
          <wp:inline distT="0" distB="0" distL="0" distR="0" wp14:anchorId="50584FB8" wp14:editId="3BE1866B">
            <wp:extent cx="5026359" cy="3492594"/>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6">
                      <a:extLst>
                        <a:ext uri="{28A0092B-C50C-407E-A947-70E740481C1C}">
                          <a14:useLocalDpi xmlns:a14="http://schemas.microsoft.com/office/drawing/2010/main" val="0"/>
                        </a:ext>
                      </a:extLst>
                    </a:blip>
                    <a:stretch>
                      <a:fillRect/>
                    </a:stretch>
                  </pic:blipFill>
                  <pic:spPr>
                    <a:xfrm>
                      <a:off x="0" y="0"/>
                      <a:ext cx="5026359" cy="3492594"/>
                    </a:xfrm>
                    <a:prstGeom prst="rect">
                      <a:avLst/>
                    </a:prstGeom>
                  </pic:spPr>
                </pic:pic>
              </a:graphicData>
            </a:graphic>
          </wp:inline>
        </w:drawing>
      </w:r>
    </w:p>
    <w:p w14:paraId="6D3E98D2" w14:textId="77777777" w:rsidR="00206229" w:rsidRDefault="00206229" w:rsidP="00206229">
      <w:pPr>
        <w:pStyle w:val="ppFigureNumberIndent3"/>
      </w:pPr>
      <w:r>
        <w:t xml:space="preserve">Figure </w:t>
      </w:r>
      <w:r w:rsidR="00D645AC">
        <w:fldChar w:fldCharType="begin"/>
      </w:r>
      <w:r w:rsidR="00D645AC">
        <w:instrText xml:space="preserve"> SEQ Figure \* ARABIC </w:instrText>
      </w:r>
      <w:r w:rsidR="00D645AC">
        <w:fldChar w:fldCharType="separate"/>
      </w:r>
      <w:r w:rsidR="0097225A">
        <w:rPr>
          <w:noProof/>
        </w:rPr>
        <w:t>4</w:t>
      </w:r>
      <w:r w:rsidR="00D645AC">
        <w:rPr>
          <w:noProof/>
        </w:rPr>
        <w:fldChar w:fldCharType="end"/>
      </w:r>
    </w:p>
    <w:p w14:paraId="15799EBC" w14:textId="77777777" w:rsidR="00206229" w:rsidRDefault="00206229" w:rsidP="00206229">
      <w:pPr>
        <w:pStyle w:val="ppFigureCaptionIndent3"/>
      </w:pPr>
      <w:r>
        <w:t xml:space="preserve">Add the </w:t>
      </w:r>
      <w:proofErr w:type="spellStart"/>
      <w:r>
        <w:t>CommunicationWinRT</w:t>
      </w:r>
      <w:proofErr w:type="spellEnd"/>
      <w:r>
        <w:t xml:space="preserve"> project.</w:t>
      </w:r>
    </w:p>
    <w:p w14:paraId="75CB623E" w14:textId="77777777" w:rsidR="00206229" w:rsidRDefault="00206229" w:rsidP="00206229">
      <w:pPr>
        <w:pStyle w:val="Step"/>
        <w:numPr>
          <w:ilvl w:val="0"/>
          <w:numId w:val="14"/>
        </w:numPr>
      </w:pPr>
      <w:r>
        <w:t xml:space="preserve">Right-click on the </w:t>
      </w:r>
      <w:r w:rsidRPr="00861DA6">
        <w:rPr>
          <w:b/>
        </w:rPr>
        <w:t>Class1.cs</w:t>
      </w:r>
      <w:r>
        <w:t xml:space="preserve"> file in the Solution Explorer and choose </w:t>
      </w:r>
      <w:r w:rsidRPr="00861DA6">
        <w:rPr>
          <w:b/>
        </w:rPr>
        <w:t>Rename</w:t>
      </w:r>
      <w:r>
        <w:t xml:space="preserve"> to rename it to </w:t>
      </w:r>
      <w:proofErr w:type="spellStart"/>
      <w:r w:rsidRPr="00861DA6">
        <w:rPr>
          <w:b/>
        </w:rPr>
        <w:t>CommunicationWinRT</w:t>
      </w:r>
      <w:proofErr w:type="spellEnd"/>
      <w:r>
        <w:t xml:space="preserve">. If prompted to perform a rename in the project of all references to Class1, choose </w:t>
      </w:r>
      <w:r w:rsidRPr="00861DA6">
        <w:rPr>
          <w:b/>
        </w:rPr>
        <w:t>Yes</w:t>
      </w:r>
      <w:r>
        <w:t xml:space="preserve">. </w:t>
      </w:r>
    </w:p>
    <w:p w14:paraId="1684DD76" w14:textId="77777777" w:rsidR="00206229" w:rsidRDefault="00206229" w:rsidP="00206229">
      <w:pPr>
        <w:pStyle w:val="Step"/>
        <w:keepNext/>
        <w:numPr>
          <w:ilvl w:val="0"/>
          <w:numId w:val="0"/>
        </w:numPr>
        <w:ind w:left="720"/>
      </w:pPr>
      <w:r>
        <w:rPr>
          <w:noProof/>
        </w:rPr>
        <w:drawing>
          <wp:inline distT="0" distB="0" distL="0" distR="0" wp14:anchorId="305F3B91" wp14:editId="507D058A">
            <wp:extent cx="5023548" cy="1967314"/>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7">
                      <a:extLst>
                        <a:ext uri="{28A0092B-C50C-407E-A947-70E740481C1C}">
                          <a14:useLocalDpi xmlns:a14="http://schemas.microsoft.com/office/drawing/2010/main" val="0"/>
                        </a:ext>
                      </a:extLst>
                    </a:blip>
                    <a:stretch>
                      <a:fillRect/>
                    </a:stretch>
                  </pic:blipFill>
                  <pic:spPr>
                    <a:xfrm>
                      <a:off x="0" y="0"/>
                      <a:ext cx="5023548" cy="1967314"/>
                    </a:xfrm>
                    <a:prstGeom prst="rect">
                      <a:avLst/>
                    </a:prstGeom>
                  </pic:spPr>
                </pic:pic>
              </a:graphicData>
            </a:graphic>
          </wp:inline>
        </w:drawing>
      </w:r>
    </w:p>
    <w:p w14:paraId="0230B1F1" w14:textId="77777777" w:rsidR="00206229" w:rsidRDefault="00206229" w:rsidP="00206229">
      <w:pPr>
        <w:pStyle w:val="ppFigureNumberIndent3"/>
      </w:pPr>
      <w:r>
        <w:t xml:space="preserve">Figure </w:t>
      </w:r>
      <w:r w:rsidR="00D645AC">
        <w:fldChar w:fldCharType="begin"/>
      </w:r>
      <w:r w:rsidR="00D645AC">
        <w:instrText xml:space="preserve"> SEQ Figure \* ARABIC </w:instrText>
      </w:r>
      <w:r w:rsidR="00D645AC">
        <w:fldChar w:fldCharType="separate"/>
      </w:r>
      <w:r w:rsidR="0097225A">
        <w:rPr>
          <w:noProof/>
        </w:rPr>
        <w:t>5</w:t>
      </w:r>
      <w:r w:rsidR="00D645AC">
        <w:rPr>
          <w:noProof/>
        </w:rPr>
        <w:fldChar w:fldCharType="end"/>
      </w:r>
    </w:p>
    <w:p w14:paraId="21271543" w14:textId="77777777" w:rsidR="00206229" w:rsidRDefault="00206229" w:rsidP="00206229">
      <w:pPr>
        <w:pStyle w:val="ppFigureCaptionIndent3"/>
      </w:pPr>
      <w:r>
        <w:t xml:space="preserve">Rename Class1.cs to </w:t>
      </w:r>
      <w:proofErr w:type="spellStart"/>
      <w:r>
        <w:t>CommunicationWinRT.cs</w:t>
      </w:r>
      <w:proofErr w:type="spellEnd"/>
      <w:r>
        <w:t>.</w:t>
      </w:r>
    </w:p>
    <w:p w14:paraId="73677358" w14:textId="77777777" w:rsidR="00206229" w:rsidRDefault="00206229" w:rsidP="00206229">
      <w:pPr>
        <w:pStyle w:val="Step"/>
        <w:numPr>
          <w:ilvl w:val="0"/>
          <w:numId w:val="14"/>
        </w:numPr>
      </w:pPr>
      <w:r>
        <w:t xml:space="preserve">Open </w:t>
      </w:r>
      <w:proofErr w:type="spellStart"/>
      <w:r w:rsidRPr="00861DA6">
        <w:rPr>
          <w:b/>
        </w:rPr>
        <w:t>CommunicationWinRT.cs</w:t>
      </w:r>
      <w:proofErr w:type="spellEnd"/>
      <w:r>
        <w:t xml:space="preserve">. Add the </w:t>
      </w:r>
      <w:proofErr w:type="spellStart"/>
      <w:proofErr w:type="gramStart"/>
      <w:r w:rsidRPr="004777E1">
        <w:rPr>
          <w:b/>
        </w:rPr>
        <w:t>Windows.UI.Notifications</w:t>
      </w:r>
      <w:proofErr w:type="spellEnd"/>
      <w:proofErr w:type="gramEnd"/>
      <w:r>
        <w:t xml:space="preserve"> and </w:t>
      </w:r>
      <w:proofErr w:type="spellStart"/>
      <w:r w:rsidRPr="004777E1">
        <w:rPr>
          <w:b/>
        </w:rPr>
        <w:t>Windows.Data.Xml.Dom</w:t>
      </w:r>
      <w:proofErr w:type="spellEnd"/>
      <w:r>
        <w:t xml:space="preserve"> namespaces to the class.</w:t>
      </w:r>
    </w:p>
    <w:p w14:paraId="62C0FD2A" w14:textId="77777777" w:rsidR="00206229" w:rsidRDefault="00206229" w:rsidP="00206229">
      <w:pPr>
        <w:pStyle w:val="ppCodeLanguage"/>
      </w:pPr>
      <w:r>
        <w:lastRenderedPageBreak/>
        <w:t>C#</w:t>
      </w:r>
    </w:p>
    <w:p w14:paraId="20BD1A63" w14:textId="77777777" w:rsidR="00206229" w:rsidRDefault="00206229" w:rsidP="00206229">
      <w:pPr>
        <w:pStyle w:val="ppCode"/>
      </w:pPr>
      <w:r>
        <w:t xml:space="preserve">using </w:t>
      </w:r>
      <w:proofErr w:type="spellStart"/>
      <w:proofErr w:type="gramStart"/>
      <w:r>
        <w:t>Windows.UI.Notifications</w:t>
      </w:r>
      <w:proofErr w:type="spellEnd"/>
      <w:proofErr w:type="gramEnd"/>
      <w:r>
        <w:t>;</w:t>
      </w:r>
    </w:p>
    <w:p w14:paraId="11AA118C" w14:textId="77777777" w:rsidR="00206229" w:rsidRPr="00861DA6" w:rsidRDefault="00206229" w:rsidP="00206229">
      <w:pPr>
        <w:pStyle w:val="ppCode"/>
      </w:pPr>
      <w:r>
        <w:t xml:space="preserve">using </w:t>
      </w:r>
      <w:proofErr w:type="spellStart"/>
      <w:proofErr w:type="gramStart"/>
      <w:r>
        <w:t>Windows.Data.Xml.Dom</w:t>
      </w:r>
      <w:proofErr w:type="spellEnd"/>
      <w:proofErr w:type="gramEnd"/>
      <w:r>
        <w:t>;</w:t>
      </w:r>
    </w:p>
    <w:p w14:paraId="446FE992" w14:textId="77777777" w:rsidR="00206229" w:rsidRDefault="00206229" w:rsidP="00206229">
      <w:pPr>
        <w:pStyle w:val="Step"/>
        <w:numPr>
          <w:ilvl w:val="0"/>
          <w:numId w:val="14"/>
        </w:numPr>
      </w:pPr>
      <w:r>
        <w:t xml:space="preserve">Add the </w:t>
      </w:r>
      <w:proofErr w:type="spellStart"/>
      <w:r w:rsidRPr="00861DA6">
        <w:rPr>
          <w:b/>
        </w:rPr>
        <w:t>AllowForWeb</w:t>
      </w:r>
      <w:proofErr w:type="spellEnd"/>
      <w:r>
        <w:t xml:space="preserve"> meta content and a constructor to the sealed class </w:t>
      </w:r>
      <w:proofErr w:type="spellStart"/>
      <w:r w:rsidRPr="00861DA6">
        <w:rPr>
          <w:b/>
        </w:rPr>
        <w:t>CommunicationWinRt</w:t>
      </w:r>
      <w:proofErr w:type="spellEnd"/>
      <w:r>
        <w:t>.</w:t>
      </w:r>
    </w:p>
    <w:p w14:paraId="14606B58" w14:textId="77777777" w:rsidR="00206229" w:rsidRDefault="00206229" w:rsidP="00206229">
      <w:pPr>
        <w:pStyle w:val="ppCodeLanguage"/>
      </w:pPr>
      <w:r>
        <w:t>C#</w:t>
      </w:r>
    </w:p>
    <w:p w14:paraId="5202D89F" w14:textId="77777777" w:rsidR="00206229" w:rsidRDefault="00206229" w:rsidP="00206229">
      <w:pPr>
        <w:pStyle w:val="ppCode"/>
      </w:pPr>
      <w:r>
        <w:t xml:space="preserve">namespace </w:t>
      </w:r>
      <w:proofErr w:type="spellStart"/>
      <w:r>
        <w:t>CommunicationWinRT</w:t>
      </w:r>
      <w:proofErr w:type="spellEnd"/>
    </w:p>
    <w:p w14:paraId="523D3ACE" w14:textId="77777777" w:rsidR="00206229" w:rsidRDefault="00206229" w:rsidP="00206229">
      <w:pPr>
        <w:pStyle w:val="ppCode"/>
      </w:pPr>
      <w:r>
        <w:t>{</w:t>
      </w:r>
    </w:p>
    <w:p w14:paraId="1205D205" w14:textId="77777777" w:rsidR="00206229" w:rsidRPr="00DC5D88" w:rsidRDefault="00206229" w:rsidP="00206229">
      <w:pPr>
        <w:pStyle w:val="ppCode"/>
        <w:rPr>
          <w:color w:val="FF0000"/>
        </w:rPr>
      </w:pPr>
      <w:r>
        <w:t xml:space="preserve">    </w:t>
      </w:r>
      <w:r w:rsidRPr="00DC5D88">
        <w:rPr>
          <w:color w:val="FF0000"/>
        </w:rPr>
        <w:t>[</w:t>
      </w:r>
      <w:proofErr w:type="spellStart"/>
      <w:proofErr w:type="gramStart"/>
      <w:r w:rsidRPr="00DC5D88">
        <w:rPr>
          <w:color w:val="FF0000"/>
        </w:rPr>
        <w:t>Windows.Foundation.Metadata.AllowForWeb</w:t>
      </w:r>
      <w:proofErr w:type="spellEnd"/>
      <w:proofErr w:type="gramEnd"/>
      <w:r w:rsidRPr="00DC5D88">
        <w:rPr>
          <w:color w:val="FF0000"/>
        </w:rPr>
        <w:t>]</w:t>
      </w:r>
    </w:p>
    <w:p w14:paraId="0456D3D9" w14:textId="77777777" w:rsidR="00206229" w:rsidRDefault="00206229" w:rsidP="00206229">
      <w:pPr>
        <w:pStyle w:val="ppCode"/>
      </w:pPr>
      <w:r>
        <w:t xml:space="preserve">    public sealed class </w:t>
      </w:r>
      <w:proofErr w:type="spellStart"/>
      <w:r>
        <w:t>CommunicationWinRT</w:t>
      </w:r>
      <w:proofErr w:type="spellEnd"/>
    </w:p>
    <w:p w14:paraId="334B3FFF" w14:textId="778F5B80" w:rsidR="00206229" w:rsidRPr="00147C2A" w:rsidRDefault="00206229" w:rsidP="00C13087">
      <w:pPr>
        <w:pStyle w:val="ppCode"/>
        <w:rPr>
          <w:color w:val="FF0000"/>
        </w:rPr>
      </w:pPr>
      <w:r>
        <w:t xml:space="preserve">    {</w:t>
      </w:r>
    </w:p>
    <w:p w14:paraId="68E2F246" w14:textId="77777777" w:rsidR="00206229" w:rsidRDefault="00206229" w:rsidP="00206229">
      <w:pPr>
        <w:pStyle w:val="ppNote"/>
      </w:pPr>
      <w:r>
        <w:rPr>
          <w:b/>
        </w:rPr>
        <w:t>Note:</w:t>
      </w:r>
      <w:r>
        <w:t xml:space="preserve"> A sealed class cannot be inherited from or expanded with properties from JavaScript. </w:t>
      </w:r>
      <w:proofErr w:type="spellStart"/>
      <w:r>
        <w:t>WinRT</w:t>
      </w:r>
      <w:proofErr w:type="spellEnd"/>
      <w:r>
        <w:t xml:space="preserve"> objects are sealed from JavaScript so that JavaScript can’t interfere with their behavior.</w:t>
      </w:r>
    </w:p>
    <w:p w14:paraId="4BEC6294" w14:textId="7635B3AA" w:rsidR="00EC436C" w:rsidRPr="00861DA6" w:rsidRDefault="00EC436C" w:rsidP="00206229">
      <w:pPr>
        <w:pStyle w:val="ppNote"/>
      </w:pPr>
      <w:r>
        <w:t xml:space="preserve">For a Windows Runtime object to be projected and available to a </w:t>
      </w:r>
      <w:proofErr w:type="spellStart"/>
      <w:r>
        <w:t>WebView</w:t>
      </w:r>
      <w:proofErr w:type="spellEnd"/>
      <w:r>
        <w:t xml:space="preserve">, it must have the </w:t>
      </w:r>
      <w:proofErr w:type="spellStart"/>
      <w:r>
        <w:t>AllowForWeb</w:t>
      </w:r>
      <w:proofErr w:type="spellEnd"/>
      <w:r>
        <w:t xml:space="preserve"> attribute.</w:t>
      </w:r>
    </w:p>
    <w:p w14:paraId="6575630F" w14:textId="77777777" w:rsidR="00206229" w:rsidRDefault="00206229" w:rsidP="00206229">
      <w:pPr>
        <w:pStyle w:val="Step"/>
        <w:numPr>
          <w:ilvl w:val="0"/>
          <w:numId w:val="14"/>
        </w:numPr>
      </w:pPr>
      <w:r>
        <w:t xml:space="preserve">Add an </w:t>
      </w:r>
      <w:proofErr w:type="spellStart"/>
      <w:r w:rsidRPr="00D43990">
        <w:rPr>
          <w:b/>
        </w:rPr>
        <w:t>async</w:t>
      </w:r>
      <w:proofErr w:type="spellEnd"/>
      <w:r>
        <w:t xml:space="preserve"> method below the constructor that accepts a string and delay value which will be used to create a toast notification.</w:t>
      </w:r>
    </w:p>
    <w:p w14:paraId="63662B69" w14:textId="77777777" w:rsidR="00206229" w:rsidRDefault="00206229" w:rsidP="00206229">
      <w:pPr>
        <w:pStyle w:val="ppCodeLanguage"/>
      </w:pPr>
      <w:r>
        <w:t>C#</w:t>
      </w:r>
    </w:p>
    <w:p w14:paraId="515C714A" w14:textId="77777777" w:rsidR="003D147F" w:rsidRDefault="003D147F" w:rsidP="003D147F">
      <w:pPr>
        <w:pStyle w:val="ppCode"/>
      </w:pPr>
      <w:r>
        <w:t xml:space="preserve">public sealed class </w:t>
      </w:r>
      <w:proofErr w:type="spellStart"/>
      <w:r>
        <w:t>CommunicationWinRT</w:t>
      </w:r>
      <w:proofErr w:type="spellEnd"/>
    </w:p>
    <w:p w14:paraId="54E5ECB0" w14:textId="6272F51A" w:rsidR="00206229" w:rsidRDefault="003D147F" w:rsidP="003D147F">
      <w:pPr>
        <w:pStyle w:val="ppCode"/>
      </w:pPr>
      <w:r>
        <w:t xml:space="preserve">    {</w:t>
      </w:r>
    </w:p>
    <w:p w14:paraId="13B5FDA6" w14:textId="30976DF5" w:rsidR="00206229" w:rsidRPr="00811819" w:rsidRDefault="003D147F" w:rsidP="00206229">
      <w:pPr>
        <w:pStyle w:val="ppCode"/>
        <w:numPr>
          <w:ilvl w:val="0"/>
          <w:numId w:val="0"/>
        </w:numPr>
        <w:ind w:left="720"/>
        <w:rPr>
          <w:color w:val="FF0000"/>
        </w:rPr>
      </w:pPr>
      <w:r>
        <w:t xml:space="preserve">    </w:t>
      </w:r>
      <w:r w:rsidR="00206229" w:rsidRPr="00811819">
        <w:rPr>
          <w:color w:val="FF0000"/>
        </w:rPr>
        <w:t xml:space="preserve">public </w:t>
      </w:r>
      <w:proofErr w:type="spellStart"/>
      <w:r w:rsidR="00206229" w:rsidRPr="00811819">
        <w:rPr>
          <w:color w:val="FF0000"/>
        </w:rPr>
        <w:t>async</w:t>
      </w:r>
      <w:proofErr w:type="spellEnd"/>
      <w:r w:rsidR="00206229" w:rsidRPr="00811819">
        <w:rPr>
          <w:color w:val="FF0000"/>
        </w:rPr>
        <w:t xml:space="preserve"> void </w:t>
      </w:r>
      <w:proofErr w:type="spellStart"/>
      <w:r w:rsidR="00206229" w:rsidRPr="00811819">
        <w:rPr>
          <w:color w:val="FF0000"/>
        </w:rPr>
        <w:t>toastMessage</w:t>
      </w:r>
      <w:proofErr w:type="spellEnd"/>
      <w:r w:rsidR="00206229" w:rsidRPr="00811819">
        <w:rPr>
          <w:color w:val="FF0000"/>
        </w:rPr>
        <w:t xml:space="preserve">(String message, </w:t>
      </w:r>
      <w:proofErr w:type="spellStart"/>
      <w:r w:rsidR="00206229" w:rsidRPr="00811819">
        <w:rPr>
          <w:color w:val="FF0000"/>
        </w:rPr>
        <w:t>int</w:t>
      </w:r>
      <w:proofErr w:type="spellEnd"/>
      <w:r w:rsidR="00206229" w:rsidRPr="00811819">
        <w:rPr>
          <w:color w:val="FF0000"/>
        </w:rPr>
        <w:t xml:space="preserve"> delay)</w:t>
      </w:r>
      <w:r w:rsidR="00206229" w:rsidRPr="00811819">
        <w:rPr>
          <w:color w:val="FF0000"/>
        </w:rPr>
        <w:br/>
      </w:r>
      <w:r>
        <w:t xml:space="preserve">    </w:t>
      </w:r>
      <w:r w:rsidR="00206229" w:rsidRPr="00811819">
        <w:rPr>
          <w:color w:val="FF0000"/>
        </w:rPr>
        <w:t>{</w:t>
      </w:r>
      <w:r w:rsidR="00206229" w:rsidRPr="00811819">
        <w:rPr>
          <w:color w:val="FF0000"/>
        </w:rPr>
        <w:br/>
        <w:t xml:space="preserve">  </w:t>
      </w:r>
      <w:r>
        <w:t xml:space="preserve">    </w:t>
      </w:r>
      <w:r w:rsidR="00206229" w:rsidRPr="00811819">
        <w:rPr>
          <w:color w:val="FF0000"/>
        </w:rPr>
        <w:t xml:space="preserve">  </w:t>
      </w:r>
      <w:proofErr w:type="spellStart"/>
      <w:r w:rsidR="00206229" w:rsidRPr="00811819">
        <w:rPr>
          <w:color w:val="FF0000"/>
        </w:rPr>
        <w:t>ToastTemplateType</w:t>
      </w:r>
      <w:proofErr w:type="spellEnd"/>
      <w:r w:rsidR="00206229" w:rsidRPr="00811819">
        <w:rPr>
          <w:color w:val="FF0000"/>
        </w:rPr>
        <w:t xml:space="preserve"> </w:t>
      </w:r>
      <w:proofErr w:type="spellStart"/>
      <w:r w:rsidR="00206229" w:rsidRPr="00811819">
        <w:rPr>
          <w:color w:val="FF0000"/>
        </w:rPr>
        <w:t>toastTemplate</w:t>
      </w:r>
      <w:proofErr w:type="spellEnd"/>
      <w:r w:rsidR="00206229" w:rsidRPr="00811819">
        <w:rPr>
          <w:color w:val="FF0000"/>
        </w:rPr>
        <w:t xml:space="preserve"> = ToastTemplateType.ToastText01;</w:t>
      </w:r>
      <w:r w:rsidR="00206229" w:rsidRPr="00811819">
        <w:rPr>
          <w:color w:val="FF0000"/>
        </w:rPr>
        <w:br/>
        <w:t xml:space="preserve"> </w:t>
      </w:r>
      <w:r>
        <w:t xml:space="preserve">    </w:t>
      </w:r>
      <w:r w:rsidR="00206229" w:rsidRPr="00811819">
        <w:rPr>
          <w:color w:val="FF0000"/>
        </w:rPr>
        <w:t xml:space="preserve">   </w:t>
      </w:r>
      <w:proofErr w:type="spellStart"/>
      <w:r w:rsidR="00206229" w:rsidRPr="00811819">
        <w:rPr>
          <w:color w:val="FF0000"/>
        </w:rPr>
        <w:t>XmlDocument</w:t>
      </w:r>
      <w:proofErr w:type="spellEnd"/>
      <w:r w:rsidR="00206229" w:rsidRPr="00811819">
        <w:rPr>
          <w:color w:val="FF0000"/>
        </w:rPr>
        <w:t xml:space="preserve"> </w:t>
      </w:r>
      <w:proofErr w:type="spellStart"/>
      <w:r w:rsidR="00206229" w:rsidRPr="00811819">
        <w:rPr>
          <w:color w:val="FF0000"/>
        </w:rPr>
        <w:t>toastXml</w:t>
      </w:r>
      <w:proofErr w:type="spellEnd"/>
      <w:r w:rsidR="00206229" w:rsidRPr="00811819">
        <w:rPr>
          <w:color w:val="FF0000"/>
        </w:rPr>
        <w:t xml:space="preserve"> = </w:t>
      </w:r>
      <w:proofErr w:type="spellStart"/>
      <w:r w:rsidR="00206229" w:rsidRPr="00811819">
        <w:rPr>
          <w:color w:val="FF0000"/>
        </w:rPr>
        <w:t>ToastNotificationManager.GetTemplateContent</w:t>
      </w:r>
      <w:proofErr w:type="spellEnd"/>
      <w:r w:rsidR="00206229" w:rsidRPr="00811819">
        <w:rPr>
          <w:color w:val="FF0000"/>
        </w:rPr>
        <w:t>(</w:t>
      </w:r>
      <w:proofErr w:type="spellStart"/>
      <w:r w:rsidR="00206229" w:rsidRPr="00811819">
        <w:rPr>
          <w:color w:val="FF0000"/>
        </w:rPr>
        <w:t>toastTemplate</w:t>
      </w:r>
      <w:proofErr w:type="spellEnd"/>
      <w:r w:rsidR="00206229" w:rsidRPr="00811819">
        <w:rPr>
          <w:color w:val="FF0000"/>
        </w:rPr>
        <w:t>);</w:t>
      </w:r>
    </w:p>
    <w:p w14:paraId="47D07763" w14:textId="77777777" w:rsidR="00206229" w:rsidRPr="00811819" w:rsidRDefault="00206229" w:rsidP="00206229">
      <w:pPr>
        <w:pStyle w:val="ppCode"/>
        <w:rPr>
          <w:color w:val="FF0000"/>
        </w:rPr>
      </w:pPr>
    </w:p>
    <w:p w14:paraId="2380DFA4" w14:textId="19D2B8D6" w:rsidR="00206229" w:rsidRPr="00811819" w:rsidRDefault="00206229" w:rsidP="00206229">
      <w:pPr>
        <w:pStyle w:val="ppCode"/>
        <w:rPr>
          <w:color w:val="FF0000"/>
        </w:rPr>
      </w:pPr>
      <w:r w:rsidRPr="00811819">
        <w:rPr>
          <w:color w:val="FF0000"/>
        </w:rPr>
        <w:t xml:space="preserve">  </w:t>
      </w:r>
      <w:r w:rsidR="003D147F">
        <w:t xml:space="preserve">    </w:t>
      </w:r>
      <w:r w:rsidRPr="00811819">
        <w:rPr>
          <w:color w:val="FF0000"/>
        </w:rPr>
        <w:t xml:space="preserve">  </w:t>
      </w:r>
      <w:proofErr w:type="spellStart"/>
      <w:r w:rsidRPr="00811819">
        <w:rPr>
          <w:color w:val="FF0000"/>
        </w:rPr>
        <w:t>XmlNodeList</w:t>
      </w:r>
      <w:proofErr w:type="spellEnd"/>
      <w:r w:rsidRPr="00811819">
        <w:rPr>
          <w:color w:val="FF0000"/>
        </w:rPr>
        <w:t xml:space="preserve"> </w:t>
      </w:r>
      <w:proofErr w:type="spellStart"/>
      <w:r w:rsidRPr="00811819">
        <w:rPr>
          <w:color w:val="FF0000"/>
        </w:rPr>
        <w:t>toastTextElements</w:t>
      </w:r>
      <w:proofErr w:type="spellEnd"/>
      <w:r w:rsidRPr="00811819">
        <w:rPr>
          <w:color w:val="FF0000"/>
        </w:rPr>
        <w:t xml:space="preserve"> = </w:t>
      </w:r>
      <w:proofErr w:type="spellStart"/>
      <w:r w:rsidRPr="00811819">
        <w:rPr>
          <w:color w:val="FF0000"/>
        </w:rPr>
        <w:t>toastXml.GetElementsByTagName</w:t>
      </w:r>
      <w:proofErr w:type="spellEnd"/>
      <w:r w:rsidRPr="00811819">
        <w:rPr>
          <w:color w:val="FF0000"/>
        </w:rPr>
        <w:t>("text");</w:t>
      </w:r>
      <w:r w:rsidRPr="00811819">
        <w:rPr>
          <w:color w:val="FF0000"/>
        </w:rPr>
        <w:br/>
        <w:t xml:space="preserve">  </w:t>
      </w:r>
      <w:r w:rsidR="003D147F">
        <w:t xml:space="preserve">    </w:t>
      </w:r>
      <w:r w:rsidRPr="00811819">
        <w:rPr>
          <w:color w:val="FF0000"/>
        </w:rPr>
        <w:t xml:space="preserve">  </w:t>
      </w:r>
      <w:proofErr w:type="spellStart"/>
      <w:r w:rsidRPr="00811819">
        <w:rPr>
          <w:color w:val="FF0000"/>
        </w:rPr>
        <w:t>toastTextElements</w:t>
      </w:r>
      <w:proofErr w:type="spellEnd"/>
      <w:r w:rsidRPr="00811819">
        <w:rPr>
          <w:color w:val="FF0000"/>
        </w:rPr>
        <w:t>[0].</w:t>
      </w:r>
      <w:proofErr w:type="spellStart"/>
      <w:r w:rsidRPr="00811819">
        <w:rPr>
          <w:color w:val="FF0000"/>
        </w:rPr>
        <w:t>AppendChild</w:t>
      </w:r>
      <w:proofErr w:type="spellEnd"/>
      <w:r w:rsidRPr="00811819">
        <w:rPr>
          <w:color w:val="FF0000"/>
        </w:rPr>
        <w:t>(</w:t>
      </w:r>
      <w:proofErr w:type="spellStart"/>
      <w:r w:rsidRPr="00811819">
        <w:rPr>
          <w:color w:val="FF0000"/>
        </w:rPr>
        <w:t>toastXml.CreateTextNode</w:t>
      </w:r>
      <w:proofErr w:type="spellEnd"/>
      <w:r w:rsidRPr="00811819">
        <w:rPr>
          <w:color w:val="FF0000"/>
        </w:rPr>
        <w:t>(message));</w:t>
      </w:r>
    </w:p>
    <w:p w14:paraId="221065C8" w14:textId="77777777" w:rsidR="00206229" w:rsidRPr="00811819" w:rsidRDefault="00206229" w:rsidP="00206229">
      <w:pPr>
        <w:pStyle w:val="ppCode"/>
        <w:rPr>
          <w:color w:val="FF0000"/>
        </w:rPr>
      </w:pPr>
    </w:p>
    <w:p w14:paraId="6A1D5CE8" w14:textId="4409B5A5" w:rsidR="00206229" w:rsidRPr="00811819" w:rsidRDefault="00206229" w:rsidP="00206229">
      <w:pPr>
        <w:pStyle w:val="ppCode"/>
        <w:rPr>
          <w:color w:val="FF0000"/>
        </w:rPr>
      </w:pPr>
      <w:r w:rsidRPr="00811819">
        <w:rPr>
          <w:color w:val="FF0000"/>
        </w:rPr>
        <w:t xml:space="preserve">   </w:t>
      </w:r>
      <w:r w:rsidR="003D147F">
        <w:t xml:space="preserve">    </w:t>
      </w:r>
      <w:r w:rsidRPr="00811819">
        <w:rPr>
          <w:color w:val="FF0000"/>
        </w:rPr>
        <w:t xml:space="preserve"> </w:t>
      </w:r>
      <w:proofErr w:type="spellStart"/>
      <w:r w:rsidRPr="00811819">
        <w:rPr>
          <w:color w:val="FF0000"/>
        </w:rPr>
        <w:t>ToastNotification</w:t>
      </w:r>
      <w:proofErr w:type="spellEnd"/>
      <w:r w:rsidRPr="00811819">
        <w:rPr>
          <w:color w:val="FF0000"/>
        </w:rPr>
        <w:t xml:space="preserve"> toast = new </w:t>
      </w:r>
      <w:proofErr w:type="spellStart"/>
      <w:r w:rsidRPr="00811819">
        <w:rPr>
          <w:color w:val="FF0000"/>
        </w:rPr>
        <w:t>ToastNotification</w:t>
      </w:r>
      <w:proofErr w:type="spellEnd"/>
      <w:r w:rsidRPr="00811819">
        <w:rPr>
          <w:color w:val="FF0000"/>
        </w:rPr>
        <w:t>(</w:t>
      </w:r>
      <w:proofErr w:type="spellStart"/>
      <w:r w:rsidRPr="00811819">
        <w:rPr>
          <w:color w:val="FF0000"/>
        </w:rPr>
        <w:t>toastXml</w:t>
      </w:r>
      <w:proofErr w:type="spellEnd"/>
      <w:r w:rsidRPr="00811819">
        <w:rPr>
          <w:color w:val="FF0000"/>
        </w:rPr>
        <w:t>);</w:t>
      </w:r>
    </w:p>
    <w:p w14:paraId="0382136A" w14:textId="77777777" w:rsidR="00206229" w:rsidRPr="00811819" w:rsidRDefault="00206229" w:rsidP="00206229">
      <w:pPr>
        <w:pStyle w:val="ppCode"/>
        <w:rPr>
          <w:color w:val="FF0000"/>
        </w:rPr>
      </w:pPr>
    </w:p>
    <w:p w14:paraId="302F88E6" w14:textId="15872FCC" w:rsidR="00206229" w:rsidRPr="00811819" w:rsidRDefault="00206229" w:rsidP="00206229">
      <w:pPr>
        <w:pStyle w:val="ppCode"/>
        <w:rPr>
          <w:color w:val="FF0000"/>
        </w:rPr>
      </w:pPr>
      <w:r w:rsidRPr="00811819">
        <w:rPr>
          <w:color w:val="FF0000"/>
        </w:rPr>
        <w:t xml:space="preserve">   </w:t>
      </w:r>
      <w:r w:rsidR="003D147F">
        <w:t xml:space="preserve">    </w:t>
      </w:r>
      <w:r w:rsidRPr="00811819">
        <w:rPr>
          <w:color w:val="FF0000"/>
        </w:rPr>
        <w:t xml:space="preserve"> await </w:t>
      </w:r>
      <w:proofErr w:type="spellStart"/>
      <w:r w:rsidRPr="00811819">
        <w:rPr>
          <w:color w:val="FF0000"/>
        </w:rPr>
        <w:t>Task.Delay</w:t>
      </w:r>
      <w:proofErr w:type="spellEnd"/>
      <w:r w:rsidRPr="00811819">
        <w:rPr>
          <w:color w:val="FF0000"/>
        </w:rPr>
        <w:t>(delay);</w:t>
      </w:r>
      <w:r w:rsidRPr="00811819">
        <w:rPr>
          <w:color w:val="FF0000"/>
        </w:rPr>
        <w:br/>
        <w:t xml:space="preserve">   </w:t>
      </w:r>
      <w:r w:rsidR="003D147F">
        <w:t xml:space="preserve">    </w:t>
      </w:r>
      <w:r w:rsidRPr="00811819">
        <w:rPr>
          <w:color w:val="FF0000"/>
        </w:rPr>
        <w:t xml:space="preserve"> </w:t>
      </w:r>
      <w:proofErr w:type="spellStart"/>
      <w:r w:rsidRPr="00811819">
        <w:rPr>
          <w:color w:val="FF0000"/>
        </w:rPr>
        <w:t>ToastNotificationManager.CreateToastNotifier</w:t>
      </w:r>
      <w:proofErr w:type="spellEnd"/>
      <w:r w:rsidRPr="00811819">
        <w:rPr>
          <w:color w:val="FF0000"/>
        </w:rPr>
        <w:t>().Show(toast);</w:t>
      </w:r>
      <w:r w:rsidRPr="00811819">
        <w:rPr>
          <w:color w:val="FF0000"/>
        </w:rPr>
        <w:br/>
      </w:r>
      <w:r w:rsidR="003D147F">
        <w:t xml:space="preserve">    </w:t>
      </w:r>
      <w:r w:rsidRPr="00811819">
        <w:rPr>
          <w:color w:val="FF0000"/>
        </w:rPr>
        <w:t>}</w:t>
      </w:r>
    </w:p>
    <w:p w14:paraId="2AA3ACA8" w14:textId="77777777" w:rsidR="00206229" w:rsidRDefault="00206229" w:rsidP="00206229">
      <w:pPr>
        <w:pStyle w:val="Step"/>
      </w:pPr>
      <w:r>
        <w:t xml:space="preserve">Save </w:t>
      </w:r>
      <w:proofErr w:type="spellStart"/>
      <w:r w:rsidRPr="00EA3C1A">
        <w:rPr>
          <w:b/>
        </w:rPr>
        <w:t>CommunicationWinRT.cs</w:t>
      </w:r>
      <w:proofErr w:type="spellEnd"/>
      <w:r>
        <w:t xml:space="preserve"> and return to the web project.</w:t>
      </w:r>
    </w:p>
    <w:p w14:paraId="64237F59" w14:textId="77777777" w:rsidR="00206229" w:rsidRDefault="00206229" w:rsidP="00206229">
      <w:pPr>
        <w:pStyle w:val="ppNote"/>
      </w:pPr>
      <w:r>
        <w:rPr>
          <w:b/>
        </w:rPr>
        <w:t>Note:</w:t>
      </w:r>
      <w:r>
        <w:t xml:space="preserve"> You may add additional sealed public classes to the </w:t>
      </w:r>
      <w:proofErr w:type="spellStart"/>
      <w:r w:rsidRPr="00EB5F8D">
        <w:rPr>
          <w:b/>
        </w:rPr>
        <w:t>CommunicationWinRT</w:t>
      </w:r>
      <w:proofErr w:type="spellEnd"/>
      <w:r>
        <w:t xml:space="preserve"> namespace to handle other API integrations.</w:t>
      </w:r>
    </w:p>
    <w:p w14:paraId="40D95CC3" w14:textId="74A56F2A" w:rsidR="00206229" w:rsidRDefault="00206229" w:rsidP="00206229">
      <w:pPr>
        <w:pStyle w:val="ppNote"/>
      </w:pPr>
      <w:r>
        <w:t xml:space="preserve">For a deeper look at notifications, check out </w:t>
      </w:r>
      <w:r w:rsidR="008E7DBA">
        <w:t>the</w:t>
      </w:r>
      <w:r>
        <w:t xml:space="preserve"> </w:t>
      </w:r>
      <w:r w:rsidRPr="007C2B9A">
        <w:rPr>
          <w:b/>
        </w:rPr>
        <w:t>Live Tiles and Notifications</w:t>
      </w:r>
      <w:r w:rsidR="008E7DBA">
        <w:rPr>
          <w:b/>
        </w:rPr>
        <w:t xml:space="preserve"> Lab</w:t>
      </w:r>
      <w:r>
        <w:t>.</w:t>
      </w:r>
    </w:p>
    <w:p w14:paraId="6DC8801A" w14:textId="7424CA6D" w:rsidR="00206229" w:rsidRDefault="00206229" w:rsidP="00206229">
      <w:pPr>
        <w:pStyle w:val="Step"/>
      </w:pPr>
      <w:r>
        <w:lastRenderedPageBreak/>
        <w:t xml:space="preserve">Right-click on the </w:t>
      </w:r>
      <w:r w:rsidRPr="00DE4470">
        <w:rPr>
          <w:b/>
        </w:rPr>
        <w:t>References</w:t>
      </w:r>
      <w:r>
        <w:t xml:space="preserve"> directory in the </w:t>
      </w:r>
      <w:proofErr w:type="spellStart"/>
      <w:r w:rsidRPr="00DE4470">
        <w:rPr>
          <w:b/>
        </w:rPr>
        <w:t>WebApp</w:t>
      </w:r>
      <w:proofErr w:type="spellEnd"/>
      <w:r>
        <w:t xml:space="preserve"> project and choose </w:t>
      </w:r>
      <w:r w:rsidRPr="00DE4470">
        <w:rPr>
          <w:b/>
        </w:rPr>
        <w:t>Add &gt; Reference</w:t>
      </w:r>
      <w:r>
        <w:t xml:space="preserve">. Add the </w:t>
      </w:r>
      <w:proofErr w:type="spellStart"/>
      <w:r w:rsidRPr="00CF529F">
        <w:rPr>
          <w:b/>
        </w:rPr>
        <w:t>CommunicationWinRT</w:t>
      </w:r>
      <w:proofErr w:type="spellEnd"/>
      <w:r>
        <w:t xml:space="preserve"> project as a reference.</w:t>
      </w:r>
    </w:p>
    <w:p w14:paraId="3FE7486D" w14:textId="77777777" w:rsidR="00206229" w:rsidRDefault="00206229" w:rsidP="00206229">
      <w:pPr>
        <w:pStyle w:val="Step"/>
        <w:numPr>
          <w:ilvl w:val="0"/>
          <w:numId w:val="0"/>
        </w:numPr>
        <w:ind w:left="720"/>
      </w:pPr>
      <w:r>
        <w:rPr>
          <w:noProof/>
        </w:rPr>
        <w:drawing>
          <wp:inline distT="0" distB="0" distL="0" distR="0" wp14:anchorId="674A4D22" wp14:editId="1F7A0900">
            <wp:extent cx="5021843" cy="3469482"/>
            <wp:effectExtent l="0" t="0" r="7620" b="107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8">
                      <a:extLst>
                        <a:ext uri="{28A0092B-C50C-407E-A947-70E740481C1C}">
                          <a14:useLocalDpi xmlns:a14="http://schemas.microsoft.com/office/drawing/2010/main" val="0"/>
                        </a:ext>
                      </a:extLst>
                    </a:blip>
                    <a:stretch>
                      <a:fillRect/>
                    </a:stretch>
                  </pic:blipFill>
                  <pic:spPr>
                    <a:xfrm>
                      <a:off x="0" y="0"/>
                      <a:ext cx="5021843" cy="3469482"/>
                    </a:xfrm>
                    <a:prstGeom prst="rect">
                      <a:avLst/>
                    </a:prstGeom>
                  </pic:spPr>
                </pic:pic>
              </a:graphicData>
            </a:graphic>
          </wp:inline>
        </w:drawing>
      </w:r>
    </w:p>
    <w:p w14:paraId="26D2557E" w14:textId="77777777" w:rsidR="00206229" w:rsidRDefault="00206229" w:rsidP="00206229">
      <w:pPr>
        <w:pStyle w:val="ppFigureNumberIndent3"/>
      </w:pPr>
      <w:r>
        <w:t xml:space="preserve">Figure </w:t>
      </w:r>
      <w:r w:rsidR="00D645AC">
        <w:fldChar w:fldCharType="begin"/>
      </w:r>
      <w:r w:rsidR="00D645AC">
        <w:instrText xml:space="preserve"> SEQ Figure \* ARABIC </w:instrText>
      </w:r>
      <w:r w:rsidR="00D645AC">
        <w:fldChar w:fldCharType="separate"/>
      </w:r>
      <w:r w:rsidR="0097225A">
        <w:rPr>
          <w:noProof/>
        </w:rPr>
        <w:t>6</w:t>
      </w:r>
      <w:r w:rsidR="00D645AC">
        <w:rPr>
          <w:noProof/>
        </w:rPr>
        <w:fldChar w:fldCharType="end"/>
      </w:r>
    </w:p>
    <w:p w14:paraId="6E2678B8" w14:textId="77777777" w:rsidR="00206229" w:rsidRDefault="00206229" w:rsidP="00206229">
      <w:pPr>
        <w:pStyle w:val="ppFigureCaptionIndent3"/>
      </w:pPr>
      <w:r>
        <w:t>Add the native project as a reference to the web project.</w:t>
      </w:r>
    </w:p>
    <w:p w14:paraId="54F222A7" w14:textId="77777777" w:rsidR="00206229" w:rsidRDefault="00206229" w:rsidP="00206229">
      <w:pPr>
        <w:pStyle w:val="ppListEnd"/>
      </w:pPr>
    </w:p>
    <w:p w14:paraId="68284B97" w14:textId="77777777" w:rsidR="00206229" w:rsidRDefault="00206229" w:rsidP="00206229">
      <w:pPr>
        <w:pStyle w:val="ppProcedureStart"/>
      </w:pPr>
      <w:bookmarkStart w:id="9" w:name="_Toc431254525"/>
      <w:r>
        <w:t>Task 2</w:t>
      </w:r>
      <w:r w:rsidRPr="0098236E">
        <w:t xml:space="preserve"> – </w:t>
      </w:r>
      <w:r>
        <w:t xml:space="preserve">Add a </w:t>
      </w:r>
      <w:proofErr w:type="spellStart"/>
      <w:r>
        <w:t>webview</w:t>
      </w:r>
      <w:proofErr w:type="spellEnd"/>
      <w:r>
        <w:t xml:space="preserve"> to the web project</w:t>
      </w:r>
      <w:bookmarkEnd w:id="9"/>
    </w:p>
    <w:p w14:paraId="6CE8C169" w14:textId="77777777" w:rsidR="00206229" w:rsidRDefault="00206229" w:rsidP="00206229">
      <w:pPr>
        <w:pStyle w:val="Step"/>
        <w:numPr>
          <w:ilvl w:val="0"/>
          <w:numId w:val="0"/>
        </w:numPr>
      </w:pPr>
      <w:r>
        <w:t xml:space="preserve">In Windows 10, your JavaScript app can directly host navigation to a remote URI. However, a </w:t>
      </w:r>
      <w:proofErr w:type="spellStart"/>
      <w:r>
        <w:t>WebView</w:t>
      </w:r>
      <w:proofErr w:type="spellEnd"/>
      <w:r>
        <w:t xml:space="preserve"> may still be necessary when you need more granular control. In this task, you will add a </w:t>
      </w:r>
      <w:proofErr w:type="spellStart"/>
      <w:r>
        <w:t>webview</w:t>
      </w:r>
      <w:proofErr w:type="spellEnd"/>
      <w:r>
        <w:t xml:space="preserve"> element to default.html and prepare your project to display local content.</w:t>
      </w:r>
    </w:p>
    <w:p w14:paraId="3850C604" w14:textId="77777777" w:rsidR="00206229" w:rsidRDefault="00206229" w:rsidP="00206229">
      <w:pPr>
        <w:pStyle w:val="ppNote"/>
      </w:pPr>
      <w:r>
        <w:rPr>
          <w:b/>
        </w:rPr>
        <w:t>Note:</w:t>
      </w:r>
      <w:r>
        <w:t xml:space="preserve"> A </w:t>
      </w:r>
      <w:proofErr w:type="spellStart"/>
      <w:r>
        <w:t>WebView</w:t>
      </w:r>
      <w:proofErr w:type="spellEnd"/>
      <w:r>
        <w:t xml:space="preserve"> can run locally and point to content on the web server and vice versa. In Windows 10, the </w:t>
      </w:r>
      <w:proofErr w:type="spellStart"/>
      <w:r>
        <w:t>WebView</w:t>
      </w:r>
      <w:proofErr w:type="spellEnd"/>
      <w:r>
        <w:t xml:space="preserve"> is now separated off the UI thread to improve performance and responsiveness. The </w:t>
      </w:r>
      <w:proofErr w:type="spellStart"/>
      <w:r>
        <w:t>WebView</w:t>
      </w:r>
      <w:proofErr w:type="spellEnd"/>
      <w:r>
        <w:t xml:space="preserve"> enables Windows Runtime access and uses the current Edge rendering engine to serve up content. </w:t>
      </w:r>
      <w:r w:rsidRPr="00D252CD">
        <w:t xml:space="preserve"> </w:t>
      </w:r>
    </w:p>
    <w:p w14:paraId="0DC95E73" w14:textId="046EB240" w:rsidR="00206229" w:rsidRPr="00E41288" w:rsidRDefault="00206229" w:rsidP="00206229">
      <w:pPr>
        <w:pStyle w:val="Step"/>
        <w:numPr>
          <w:ilvl w:val="0"/>
          <w:numId w:val="15"/>
        </w:numPr>
      </w:pPr>
      <w:r>
        <w:t xml:space="preserve">In </w:t>
      </w:r>
      <w:r w:rsidRPr="00B052F7">
        <w:rPr>
          <w:b/>
        </w:rPr>
        <w:t>default.html</w:t>
      </w:r>
      <w:r>
        <w:t xml:space="preserve">, replace the content of the </w:t>
      </w:r>
      <w:r w:rsidRPr="00E41288">
        <w:rPr>
          <w:b/>
        </w:rPr>
        <w:t>&lt;body&gt;</w:t>
      </w:r>
      <w:r>
        <w:t xml:space="preserve"> tag with a </w:t>
      </w:r>
      <w:proofErr w:type="spellStart"/>
      <w:r w:rsidR="00F46B79">
        <w:rPr>
          <w:b/>
        </w:rPr>
        <w:t>WebV</w:t>
      </w:r>
      <w:r w:rsidRPr="00E41288">
        <w:rPr>
          <w:b/>
        </w:rPr>
        <w:t>iew</w:t>
      </w:r>
      <w:proofErr w:type="spellEnd"/>
      <w:r w:rsidR="00F46B79">
        <w:t xml:space="preserve"> element. Set </w:t>
      </w:r>
      <w:r w:rsidR="002F7740">
        <w:t>its</w:t>
      </w:r>
      <w:r w:rsidR="00F46B79">
        <w:t xml:space="preserve"> id to</w:t>
      </w:r>
      <w:r>
        <w:t xml:space="preserve"> </w:t>
      </w:r>
      <w:proofErr w:type="spellStart"/>
      <w:r w:rsidRPr="00E41288">
        <w:rPr>
          <w:b/>
        </w:rPr>
        <w:t>toastView</w:t>
      </w:r>
      <w:proofErr w:type="spellEnd"/>
      <w:r>
        <w:t xml:space="preserve">. The id will make it easier to target the </w:t>
      </w:r>
      <w:proofErr w:type="spellStart"/>
      <w:r>
        <w:t>webview</w:t>
      </w:r>
      <w:proofErr w:type="spellEnd"/>
      <w:r>
        <w:t xml:space="preserve"> from your JavaScript.</w:t>
      </w:r>
    </w:p>
    <w:p w14:paraId="013910D6" w14:textId="77777777" w:rsidR="00206229" w:rsidRDefault="00206229" w:rsidP="00206229">
      <w:pPr>
        <w:pStyle w:val="ppCodeLanguage"/>
      </w:pPr>
      <w:r>
        <w:t>HTML</w:t>
      </w:r>
    </w:p>
    <w:p w14:paraId="054797EB" w14:textId="77777777" w:rsidR="00206229" w:rsidRDefault="00206229" w:rsidP="00206229">
      <w:pPr>
        <w:pStyle w:val="ppCode"/>
      </w:pPr>
      <w:r>
        <w:t>&lt;body class=</w:t>
      </w:r>
      <w:r w:rsidRPr="00DC5D88">
        <w:t>"</w:t>
      </w:r>
      <w:r>
        <w:t>win-type-body</w:t>
      </w:r>
      <w:r w:rsidRPr="00DC5D88">
        <w:t>"</w:t>
      </w:r>
      <w:r>
        <w:t>&gt;</w:t>
      </w:r>
    </w:p>
    <w:p w14:paraId="269BD25D" w14:textId="77777777" w:rsidR="00206229" w:rsidRPr="00E41288" w:rsidRDefault="00206229" w:rsidP="00206229">
      <w:pPr>
        <w:pStyle w:val="ppCode"/>
        <w:numPr>
          <w:ilvl w:val="0"/>
          <w:numId w:val="0"/>
        </w:numPr>
        <w:ind w:left="720"/>
        <w:rPr>
          <w:color w:val="FF0000"/>
        </w:rPr>
      </w:pPr>
      <w:r w:rsidRPr="00E41288">
        <w:rPr>
          <w:color w:val="FF0000"/>
        </w:rPr>
        <w:t xml:space="preserve">    &lt;x-</w:t>
      </w:r>
      <w:proofErr w:type="spellStart"/>
      <w:r w:rsidRPr="00E41288">
        <w:rPr>
          <w:color w:val="FF0000"/>
        </w:rPr>
        <w:t>ms</w:t>
      </w:r>
      <w:proofErr w:type="spellEnd"/>
      <w:r w:rsidRPr="00E41288">
        <w:rPr>
          <w:color w:val="FF0000"/>
        </w:rPr>
        <w:t>-</w:t>
      </w:r>
      <w:proofErr w:type="spellStart"/>
      <w:r w:rsidRPr="00E41288">
        <w:rPr>
          <w:color w:val="FF0000"/>
        </w:rPr>
        <w:t>webview</w:t>
      </w:r>
      <w:proofErr w:type="spellEnd"/>
      <w:r w:rsidRPr="00E41288">
        <w:rPr>
          <w:color w:val="FF0000"/>
        </w:rPr>
        <w:t xml:space="preserve"> id="</w:t>
      </w:r>
      <w:proofErr w:type="spellStart"/>
      <w:r w:rsidRPr="00E41288">
        <w:rPr>
          <w:color w:val="FF0000"/>
        </w:rPr>
        <w:t>toastView</w:t>
      </w:r>
      <w:proofErr w:type="spellEnd"/>
      <w:r w:rsidRPr="00E41288">
        <w:rPr>
          <w:color w:val="FF0000"/>
        </w:rPr>
        <w:t>"&gt;&lt;/x-</w:t>
      </w:r>
      <w:proofErr w:type="spellStart"/>
      <w:r w:rsidRPr="00E41288">
        <w:rPr>
          <w:color w:val="FF0000"/>
        </w:rPr>
        <w:t>ms</w:t>
      </w:r>
      <w:proofErr w:type="spellEnd"/>
      <w:r w:rsidRPr="00E41288">
        <w:rPr>
          <w:color w:val="FF0000"/>
        </w:rPr>
        <w:t>-</w:t>
      </w:r>
      <w:proofErr w:type="spellStart"/>
      <w:r w:rsidRPr="00E41288">
        <w:rPr>
          <w:color w:val="FF0000"/>
        </w:rPr>
        <w:t>webview</w:t>
      </w:r>
      <w:proofErr w:type="spellEnd"/>
      <w:r w:rsidRPr="00E41288">
        <w:rPr>
          <w:color w:val="FF0000"/>
        </w:rPr>
        <w:t>&gt;</w:t>
      </w:r>
    </w:p>
    <w:p w14:paraId="42E1FD67" w14:textId="77777777" w:rsidR="00206229" w:rsidRPr="00E41288" w:rsidRDefault="00206229" w:rsidP="00206229">
      <w:pPr>
        <w:pStyle w:val="ppCode"/>
        <w:numPr>
          <w:ilvl w:val="0"/>
          <w:numId w:val="0"/>
        </w:numPr>
        <w:ind w:left="720"/>
      </w:pPr>
      <w:r>
        <w:lastRenderedPageBreak/>
        <w:t>&lt;/body&gt;</w:t>
      </w:r>
    </w:p>
    <w:p w14:paraId="72C33B22" w14:textId="77777777" w:rsidR="00206229" w:rsidRDefault="00206229" w:rsidP="00206229">
      <w:pPr>
        <w:pStyle w:val="Step"/>
        <w:numPr>
          <w:ilvl w:val="0"/>
          <w:numId w:val="15"/>
        </w:numPr>
      </w:pPr>
      <w:r>
        <w:t xml:space="preserve">Open </w:t>
      </w:r>
      <w:r w:rsidRPr="00B052F7">
        <w:rPr>
          <w:b/>
        </w:rPr>
        <w:t>default.js</w:t>
      </w:r>
      <w:r>
        <w:t xml:space="preserve">. Give your </w:t>
      </w:r>
      <w:proofErr w:type="spellStart"/>
      <w:r>
        <w:t>webview</w:t>
      </w:r>
      <w:proofErr w:type="spellEnd"/>
      <w:r>
        <w:t xml:space="preserve"> a height and width in the </w:t>
      </w:r>
      <w:proofErr w:type="spellStart"/>
      <w:r w:rsidRPr="00B052F7">
        <w:rPr>
          <w:b/>
        </w:rPr>
        <w:t>ActivationKind.Launch</w:t>
      </w:r>
      <w:proofErr w:type="spellEnd"/>
      <w:r>
        <w:t xml:space="preserve"> conditional. </w:t>
      </w:r>
    </w:p>
    <w:p w14:paraId="46C08049" w14:textId="77777777" w:rsidR="00206229" w:rsidRDefault="00206229" w:rsidP="00206229">
      <w:pPr>
        <w:pStyle w:val="ppCodeLanguage"/>
      </w:pPr>
      <w:r>
        <w:t>JavaScript</w:t>
      </w:r>
    </w:p>
    <w:p w14:paraId="620650F3" w14:textId="77777777" w:rsidR="00206229" w:rsidRDefault="00206229" w:rsidP="00206229">
      <w:pPr>
        <w:pStyle w:val="ppCode"/>
      </w:pPr>
      <w:r>
        <w:t>if (</w:t>
      </w:r>
      <w:proofErr w:type="spellStart"/>
      <w:proofErr w:type="gramStart"/>
      <w:r>
        <w:t>args.detail</w:t>
      </w:r>
      <w:proofErr w:type="gramEnd"/>
      <w:r>
        <w:t>.kind</w:t>
      </w:r>
      <w:proofErr w:type="spellEnd"/>
      <w:r>
        <w:t xml:space="preserve"> === </w:t>
      </w:r>
      <w:proofErr w:type="spellStart"/>
      <w:r>
        <w:t>activation.ActivationKind.launch</w:t>
      </w:r>
      <w:proofErr w:type="spellEnd"/>
      <w:r>
        <w:t>) {</w:t>
      </w:r>
    </w:p>
    <w:p w14:paraId="275C71B7" w14:textId="77777777" w:rsidR="00206229" w:rsidRDefault="00206229" w:rsidP="00206229">
      <w:pPr>
        <w:pStyle w:val="ppCode"/>
      </w:pPr>
      <w:r>
        <w:t xml:space="preserve">    </w:t>
      </w:r>
    </w:p>
    <w:p w14:paraId="2083417D" w14:textId="77777777" w:rsidR="00206229" w:rsidRPr="00BD106E" w:rsidRDefault="00206229" w:rsidP="00206229">
      <w:pPr>
        <w:pStyle w:val="ppCode"/>
        <w:numPr>
          <w:ilvl w:val="0"/>
          <w:numId w:val="0"/>
        </w:numPr>
        <w:ind w:left="720"/>
        <w:rPr>
          <w:color w:val="FF0000"/>
        </w:rPr>
      </w:pPr>
      <w:r>
        <w:t xml:space="preserve">    </w:t>
      </w:r>
      <w:proofErr w:type="spellStart"/>
      <w:r w:rsidRPr="00BD106E">
        <w:rPr>
          <w:color w:val="FF0000"/>
        </w:rPr>
        <w:t>var</w:t>
      </w:r>
      <w:proofErr w:type="spellEnd"/>
      <w:r w:rsidRPr="00BD106E">
        <w:rPr>
          <w:color w:val="FF0000"/>
        </w:rPr>
        <w:t xml:space="preserve"> </w:t>
      </w:r>
      <w:proofErr w:type="spellStart"/>
      <w:r w:rsidRPr="00BD106E">
        <w:rPr>
          <w:color w:val="FF0000"/>
        </w:rPr>
        <w:t>webview</w:t>
      </w:r>
      <w:proofErr w:type="spellEnd"/>
      <w:r w:rsidRPr="00BD106E">
        <w:rPr>
          <w:color w:val="FF0000"/>
        </w:rPr>
        <w:t xml:space="preserve"> = </w:t>
      </w:r>
      <w:proofErr w:type="spellStart"/>
      <w:proofErr w:type="gramStart"/>
      <w:r w:rsidRPr="00BD106E">
        <w:rPr>
          <w:color w:val="FF0000"/>
        </w:rPr>
        <w:t>document.getElementById</w:t>
      </w:r>
      <w:proofErr w:type="spellEnd"/>
      <w:proofErr w:type="gramEnd"/>
      <w:r w:rsidRPr="00BD106E">
        <w:rPr>
          <w:color w:val="FF0000"/>
        </w:rPr>
        <w:t>('</w:t>
      </w:r>
      <w:proofErr w:type="spellStart"/>
      <w:r w:rsidRPr="00BD106E">
        <w:rPr>
          <w:color w:val="FF0000"/>
        </w:rPr>
        <w:t>toastView</w:t>
      </w:r>
      <w:proofErr w:type="spellEnd"/>
      <w:r w:rsidRPr="00BD106E">
        <w:rPr>
          <w:color w:val="FF0000"/>
        </w:rPr>
        <w:t>');</w:t>
      </w:r>
    </w:p>
    <w:p w14:paraId="6674213D" w14:textId="77777777" w:rsidR="00206229" w:rsidRPr="00BD106E" w:rsidRDefault="00206229" w:rsidP="00206229">
      <w:pPr>
        <w:pStyle w:val="ppCode"/>
        <w:numPr>
          <w:ilvl w:val="0"/>
          <w:numId w:val="0"/>
        </w:numPr>
        <w:ind w:left="720"/>
        <w:rPr>
          <w:color w:val="FF0000"/>
        </w:rPr>
      </w:pPr>
      <w:r w:rsidRPr="00BD106E">
        <w:rPr>
          <w:color w:val="FF0000"/>
        </w:rPr>
        <w:t xml:space="preserve"> </w:t>
      </w:r>
    </w:p>
    <w:p w14:paraId="102C1048" w14:textId="77777777" w:rsidR="00206229" w:rsidRPr="00BD106E" w:rsidRDefault="00206229" w:rsidP="00206229">
      <w:pPr>
        <w:pStyle w:val="ppCode"/>
        <w:rPr>
          <w:color w:val="FF0000"/>
        </w:rPr>
      </w:pPr>
      <w:r w:rsidRPr="00BD106E">
        <w:rPr>
          <w:color w:val="FF0000"/>
        </w:rPr>
        <w:t xml:space="preserve">    </w:t>
      </w:r>
      <w:proofErr w:type="spellStart"/>
      <w:proofErr w:type="gramStart"/>
      <w:r w:rsidRPr="00BD106E">
        <w:rPr>
          <w:color w:val="FF0000"/>
        </w:rPr>
        <w:t>webview.style</w:t>
      </w:r>
      <w:proofErr w:type="gramEnd"/>
      <w:r w:rsidRPr="00BD106E">
        <w:rPr>
          <w:color w:val="FF0000"/>
        </w:rPr>
        <w:t>.height</w:t>
      </w:r>
      <w:proofErr w:type="spellEnd"/>
      <w:r w:rsidRPr="00BD106E">
        <w:rPr>
          <w:color w:val="FF0000"/>
        </w:rPr>
        <w:t xml:space="preserve"> = "100%";</w:t>
      </w:r>
    </w:p>
    <w:p w14:paraId="05795BF2" w14:textId="77777777" w:rsidR="00206229" w:rsidRPr="00BD106E" w:rsidRDefault="00206229" w:rsidP="00206229">
      <w:pPr>
        <w:pStyle w:val="ppCode"/>
        <w:rPr>
          <w:color w:val="FF0000"/>
        </w:rPr>
      </w:pPr>
      <w:r w:rsidRPr="00BD106E">
        <w:rPr>
          <w:color w:val="FF0000"/>
        </w:rPr>
        <w:t xml:space="preserve">    </w:t>
      </w:r>
      <w:proofErr w:type="spellStart"/>
      <w:proofErr w:type="gramStart"/>
      <w:r w:rsidRPr="00BD106E">
        <w:rPr>
          <w:color w:val="FF0000"/>
        </w:rPr>
        <w:t>webview.style</w:t>
      </w:r>
      <w:proofErr w:type="gramEnd"/>
      <w:r w:rsidRPr="00BD106E">
        <w:rPr>
          <w:color w:val="FF0000"/>
        </w:rPr>
        <w:t>.width</w:t>
      </w:r>
      <w:proofErr w:type="spellEnd"/>
      <w:r w:rsidRPr="00BD106E">
        <w:rPr>
          <w:color w:val="FF0000"/>
        </w:rPr>
        <w:t xml:space="preserve"> = "100%";</w:t>
      </w:r>
    </w:p>
    <w:p w14:paraId="1BC918D3" w14:textId="77777777" w:rsidR="00206229" w:rsidRDefault="00206229" w:rsidP="00206229">
      <w:pPr>
        <w:pStyle w:val="Step"/>
        <w:numPr>
          <w:ilvl w:val="0"/>
          <w:numId w:val="15"/>
        </w:numPr>
      </w:pPr>
      <w:r>
        <w:t xml:space="preserve">Instantiate the </w:t>
      </w:r>
      <w:proofErr w:type="spellStart"/>
      <w:r w:rsidRPr="00BD106E">
        <w:rPr>
          <w:b/>
        </w:rPr>
        <w:t>CommunicationWinRT</w:t>
      </w:r>
      <w:proofErr w:type="spellEnd"/>
      <w:r>
        <w:t xml:space="preserve"> class as a JavaScript object and use </w:t>
      </w:r>
      <w:proofErr w:type="spellStart"/>
      <w:r w:rsidRPr="00BD106E">
        <w:rPr>
          <w:b/>
        </w:rPr>
        <w:t>add</w:t>
      </w:r>
      <w:r>
        <w:rPr>
          <w:b/>
        </w:rPr>
        <w:t>WebAllowed</w:t>
      </w:r>
      <w:r w:rsidRPr="00BD106E">
        <w:rPr>
          <w:b/>
        </w:rPr>
        <w:t>Object</w:t>
      </w:r>
      <w:proofErr w:type="spellEnd"/>
      <w:r>
        <w:t xml:space="preserve"> to expose and name it within the </w:t>
      </w:r>
      <w:proofErr w:type="spellStart"/>
      <w:r>
        <w:t>webview</w:t>
      </w:r>
      <w:proofErr w:type="spellEnd"/>
      <w:r>
        <w:t xml:space="preserve">. We have chosen to give it the name </w:t>
      </w:r>
      <w:proofErr w:type="spellStart"/>
      <w:r w:rsidRPr="00BD106E">
        <w:rPr>
          <w:b/>
        </w:rPr>
        <w:t>toastApi</w:t>
      </w:r>
      <w:proofErr w:type="spellEnd"/>
      <w:r>
        <w:t xml:space="preserve"> within the context of the </w:t>
      </w:r>
      <w:proofErr w:type="spellStart"/>
      <w:r>
        <w:t>webview</w:t>
      </w:r>
      <w:proofErr w:type="spellEnd"/>
      <w:r>
        <w:t>.</w:t>
      </w:r>
    </w:p>
    <w:p w14:paraId="0CCA1C30" w14:textId="77777777" w:rsidR="00206229" w:rsidRDefault="00206229" w:rsidP="00206229">
      <w:pPr>
        <w:pStyle w:val="ppCodeLanguage"/>
      </w:pPr>
      <w:r>
        <w:t>JavaScript</w:t>
      </w:r>
    </w:p>
    <w:p w14:paraId="40A8267E" w14:textId="77777777" w:rsidR="00206229" w:rsidRDefault="00206229" w:rsidP="00206229">
      <w:pPr>
        <w:pStyle w:val="ppCode"/>
      </w:pPr>
      <w:r>
        <w:t>if (</w:t>
      </w:r>
      <w:proofErr w:type="spellStart"/>
      <w:proofErr w:type="gramStart"/>
      <w:r>
        <w:t>args.detail</w:t>
      </w:r>
      <w:proofErr w:type="gramEnd"/>
      <w:r>
        <w:t>.kind</w:t>
      </w:r>
      <w:proofErr w:type="spellEnd"/>
      <w:r>
        <w:t xml:space="preserve"> === </w:t>
      </w:r>
      <w:proofErr w:type="spellStart"/>
      <w:r>
        <w:t>activation.ActivationKind.launch</w:t>
      </w:r>
      <w:proofErr w:type="spellEnd"/>
      <w:r>
        <w:t>) {</w:t>
      </w:r>
    </w:p>
    <w:p w14:paraId="0DD98D70" w14:textId="77777777" w:rsidR="00206229" w:rsidRDefault="00206229" w:rsidP="00206229">
      <w:pPr>
        <w:pStyle w:val="ppCode"/>
      </w:pPr>
      <w:r>
        <w:t xml:space="preserve">    </w:t>
      </w:r>
    </w:p>
    <w:p w14:paraId="6E13B71C" w14:textId="77777777" w:rsidR="00206229" w:rsidRPr="0064253D" w:rsidRDefault="00206229" w:rsidP="00206229">
      <w:pPr>
        <w:pStyle w:val="ppCode"/>
        <w:numPr>
          <w:ilvl w:val="0"/>
          <w:numId w:val="0"/>
        </w:numPr>
        <w:ind w:left="720"/>
      </w:pPr>
      <w:r>
        <w:t xml:space="preserve">    </w:t>
      </w:r>
      <w:proofErr w:type="spellStart"/>
      <w:r>
        <w:t>var</w:t>
      </w:r>
      <w:proofErr w:type="spellEnd"/>
      <w:r>
        <w:t xml:space="preserve"> </w:t>
      </w:r>
      <w:proofErr w:type="spellStart"/>
      <w:r>
        <w:t>webview</w:t>
      </w:r>
      <w:proofErr w:type="spellEnd"/>
      <w:r>
        <w:t xml:space="preserve"> = </w:t>
      </w:r>
      <w:proofErr w:type="spellStart"/>
      <w:proofErr w:type="gramStart"/>
      <w:r>
        <w:t>document.getElementById</w:t>
      </w:r>
      <w:proofErr w:type="spellEnd"/>
      <w:proofErr w:type="gramEnd"/>
      <w:r>
        <w:t>(</w:t>
      </w:r>
      <w:r w:rsidRPr="0064253D">
        <w:t>'</w:t>
      </w:r>
      <w:proofErr w:type="spellStart"/>
      <w:r w:rsidRPr="0064253D">
        <w:t>toastView</w:t>
      </w:r>
      <w:proofErr w:type="spellEnd"/>
      <w:r w:rsidRPr="0064253D">
        <w:t>'</w:t>
      </w:r>
      <w:r>
        <w:t>);</w:t>
      </w:r>
    </w:p>
    <w:p w14:paraId="05649A92" w14:textId="77777777" w:rsidR="00206229" w:rsidRDefault="00206229" w:rsidP="00206229">
      <w:pPr>
        <w:pStyle w:val="ppCode"/>
        <w:numPr>
          <w:ilvl w:val="0"/>
          <w:numId w:val="0"/>
        </w:numPr>
        <w:ind w:left="720"/>
      </w:pPr>
      <w:r>
        <w:t xml:space="preserve"> </w:t>
      </w:r>
    </w:p>
    <w:p w14:paraId="7F8A8E01" w14:textId="77777777" w:rsidR="00206229" w:rsidRDefault="00206229" w:rsidP="00206229">
      <w:pPr>
        <w:pStyle w:val="ppCode"/>
      </w:pPr>
      <w:r>
        <w:t xml:space="preserve">    </w:t>
      </w:r>
      <w:proofErr w:type="spellStart"/>
      <w:proofErr w:type="gramStart"/>
      <w:r>
        <w:t>webview.style</w:t>
      </w:r>
      <w:proofErr w:type="gramEnd"/>
      <w:r>
        <w:t>.height</w:t>
      </w:r>
      <w:proofErr w:type="spellEnd"/>
      <w:r>
        <w:t xml:space="preserve"> = </w:t>
      </w:r>
      <w:r w:rsidRPr="00DC5D88">
        <w:t>"</w:t>
      </w:r>
      <w:r>
        <w:t>100%</w:t>
      </w:r>
      <w:r w:rsidRPr="00DC5D88">
        <w:t>"</w:t>
      </w:r>
      <w:r>
        <w:t>;</w:t>
      </w:r>
    </w:p>
    <w:p w14:paraId="0176BAB2" w14:textId="77777777" w:rsidR="00206229" w:rsidRPr="00FC4E3C" w:rsidRDefault="00206229" w:rsidP="00206229">
      <w:pPr>
        <w:pStyle w:val="ppCode"/>
      </w:pPr>
      <w:r>
        <w:t xml:space="preserve">    </w:t>
      </w:r>
      <w:proofErr w:type="spellStart"/>
      <w:proofErr w:type="gramStart"/>
      <w:r>
        <w:t>webview.style</w:t>
      </w:r>
      <w:proofErr w:type="gramEnd"/>
      <w:r>
        <w:t>.width</w:t>
      </w:r>
      <w:proofErr w:type="spellEnd"/>
      <w:r>
        <w:t xml:space="preserve"> = </w:t>
      </w:r>
      <w:r w:rsidRPr="00DC5D88">
        <w:t>"</w:t>
      </w:r>
      <w:r>
        <w:t>100%</w:t>
      </w:r>
      <w:r w:rsidRPr="00DC5D88">
        <w:t>"</w:t>
      </w:r>
      <w:r>
        <w:t>;</w:t>
      </w:r>
    </w:p>
    <w:p w14:paraId="42E4FBBB" w14:textId="77777777" w:rsidR="00206229" w:rsidRDefault="00206229" w:rsidP="00206229">
      <w:pPr>
        <w:pStyle w:val="ppCode"/>
      </w:pPr>
      <w:r>
        <w:t xml:space="preserve">    </w:t>
      </w:r>
    </w:p>
    <w:p w14:paraId="659A1032" w14:textId="77777777" w:rsidR="00206229" w:rsidRPr="00BD106E" w:rsidRDefault="00206229" w:rsidP="00206229">
      <w:pPr>
        <w:pStyle w:val="ppCode"/>
        <w:numPr>
          <w:ilvl w:val="0"/>
          <w:numId w:val="0"/>
        </w:numPr>
        <w:ind w:left="720"/>
        <w:rPr>
          <w:color w:val="FF0000"/>
        </w:rPr>
      </w:pPr>
      <w:r>
        <w:t xml:space="preserve">    </w:t>
      </w:r>
      <w:proofErr w:type="spellStart"/>
      <w:r w:rsidRPr="00BD106E">
        <w:rPr>
          <w:color w:val="FF0000"/>
        </w:rPr>
        <w:t>var</w:t>
      </w:r>
      <w:proofErr w:type="spellEnd"/>
      <w:r w:rsidRPr="00BD106E">
        <w:rPr>
          <w:color w:val="FF0000"/>
        </w:rPr>
        <w:t xml:space="preserve"> </w:t>
      </w:r>
      <w:proofErr w:type="spellStart"/>
      <w:r w:rsidRPr="00BD106E">
        <w:rPr>
          <w:color w:val="FF0000"/>
        </w:rPr>
        <w:t>communicationWinRT</w:t>
      </w:r>
      <w:proofErr w:type="spellEnd"/>
      <w:r w:rsidRPr="00BD106E">
        <w:rPr>
          <w:color w:val="FF0000"/>
        </w:rPr>
        <w:t xml:space="preserve"> = new </w:t>
      </w:r>
      <w:proofErr w:type="spellStart"/>
      <w:r w:rsidRPr="00BD106E">
        <w:rPr>
          <w:color w:val="FF0000"/>
        </w:rPr>
        <w:t>CommunicationWinRT.CommunicationWinRT</w:t>
      </w:r>
      <w:proofErr w:type="spellEnd"/>
      <w:r w:rsidRPr="00BD106E">
        <w:rPr>
          <w:color w:val="FF0000"/>
        </w:rPr>
        <w:t>();</w:t>
      </w:r>
    </w:p>
    <w:p w14:paraId="626C3C9B" w14:textId="77777777" w:rsidR="00206229" w:rsidRPr="00BD106E" w:rsidRDefault="00206229" w:rsidP="00206229">
      <w:pPr>
        <w:pStyle w:val="ppCode"/>
        <w:numPr>
          <w:ilvl w:val="0"/>
          <w:numId w:val="0"/>
        </w:numPr>
        <w:ind w:left="720"/>
        <w:rPr>
          <w:color w:val="FF0000"/>
        </w:rPr>
      </w:pPr>
      <w:r w:rsidRPr="00BD106E">
        <w:rPr>
          <w:color w:val="FF0000"/>
        </w:rPr>
        <w:t xml:space="preserve">    </w:t>
      </w:r>
      <w:proofErr w:type="spellStart"/>
      <w:proofErr w:type="gramStart"/>
      <w:r w:rsidRPr="00BD106E">
        <w:rPr>
          <w:color w:val="FF0000"/>
        </w:rPr>
        <w:t>webview.addWebAllowedObject</w:t>
      </w:r>
      <w:proofErr w:type="spellEnd"/>
      <w:proofErr w:type="gramEnd"/>
      <w:r w:rsidRPr="00BD106E">
        <w:rPr>
          <w:color w:val="FF0000"/>
        </w:rPr>
        <w:t>("</w:t>
      </w:r>
      <w:proofErr w:type="spellStart"/>
      <w:r w:rsidRPr="00BD106E">
        <w:rPr>
          <w:color w:val="FF0000"/>
        </w:rPr>
        <w:t>toastApi</w:t>
      </w:r>
      <w:proofErr w:type="spellEnd"/>
      <w:r w:rsidRPr="00BD106E">
        <w:rPr>
          <w:color w:val="FF0000"/>
        </w:rPr>
        <w:t xml:space="preserve">", </w:t>
      </w:r>
      <w:proofErr w:type="spellStart"/>
      <w:r w:rsidRPr="00BD106E">
        <w:rPr>
          <w:color w:val="FF0000"/>
        </w:rPr>
        <w:t>communicationWinRT</w:t>
      </w:r>
      <w:proofErr w:type="spellEnd"/>
      <w:r w:rsidRPr="00BD106E">
        <w:rPr>
          <w:color w:val="FF0000"/>
        </w:rPr>
        <w:t>);</w:t>
      </w:r>
    </w:p>
    <w:p w14:paraId="20659934" w14:textId="15EBF2DB" w:rsidR="00206229" w:rsidRDefault="00206229" w:rsidP="00310EE5">
      <w:pPr>
        <w:pStyle w:val="Step"/>
        <w:numPr>
          <w:ilvl w:val="0"/>
          <w:numId w:val="15"/>
        </w:numPr>
      </w:pPr>
      <w:r>
        <w:t xml:space="preserve">Save and close </w:t>
      </w:r>
      <w:proofErr w:type="gramStart"/>
      <w:r w:rsidRPr="00BD106E">
        <w:rPr>
          <w:b/>
        </w:rPr>
        <w:t>default.js</w:t>
      </w:r>
      <w:r>
        <w:t>..</w:t>
      </w:r>
      <w:proofErr w:type="gramEnd"/>
    </w:p>
    <w:p w14:paraId="74B32AD1" w14:textId="17D069B8" w:rsidR="00206229" w:rsidRPr="006D71AA" w:rsidRDefault="00206229" w:rsidP="00206229">
      <w:pPr>
        <w:pStyle w:val="ppNote"/>
      </w:pPr>
      <w:r>
        <w:rPr>
          <w:b/>
        </w:rPr>
        <w:t>Note:</w:t>
      </w:r>
      <w:r>
        <w:t xml:space="preserve"> The </w:t>
      </w:r>
      <w:proofErr w:type="spellStart"/>
      <w:r>
        <w:t>webview</w:t>
      </w:r>
      <w:proofErr w:type="spellEnd"/>
      <w:r>
        <w:t xml:space="preserve"> has access to Windows APIs, so you don’t need to specify a Content URI to achieve </w:t>
      </w:r>
      <w:proofErr w:type="spellStart"/>
      <w:r>
        <w:t>WinRT</w:t>
      </w:r>
      <w:proofErr w:type="spellEnd"/>
      <w:r>
        <w:t xml:space="preserve"> access in this case. If you host remote content without a </w:t>
      </w:r>
      <w:proofErr w:type="spellStart"/>
      <w:r>
        <w:t>webview</w:t>
      </w:r>
      <w:proofErr w:type="spellEnd"/>
      <w:r>
        <w:t>, you will need to specify Content URIs and access levels for that content in the app manifest.</w:t>
      </w:r>
      <w:r w:rsidR="00310EE5">
        <w:t xml:space="preserve"> You will learn more about Content URIs in Exercise 2.</w:t>
      </w:r>
    </w:p>
    <w:p w14:paraId="187E8658" w14:textId="77777777" w:rsidR="00206229" w:rsidRPr="006D71AA" w:rsidRDefault="00206229" w:rsidP="00206229">
      <w:pPr>
        <w:pStyle w:val="ppListEnd"/>
      </w:pPr>
    </w:p>
    <w:p w14:paraId="48F49F88" w14:textId="77777777" w:rsidR="00206229" w:rsidRDefault="00206229" w:rsidP="00206229">
      <w:pPr>
        <w:pStyle w:val="ppProcedureStart"/>
      </w:pPr>
      <w:bookmarkStart w:id="10" w:name="_Toc431254526"/>
      <w:r>
        <w:t>Task 3</w:t>
      </w:r>
      <w:r w:rsidRPr="0098236E">
        <w:t xml:space="preserve"> – </w:t>
      </w:r>
      <w:r>
        <w:t>Add a new HTML page and a script to generate toast</w:t>
      </w:r>
      <w:bookmarkEnd w:id="10"/>
    </w:p>
    <w:p w14:paraId="6B98FBC5" w14:textId="77777777" w:rsidR="00206229" w:rsidRDefault="00206229" w:rsidP="00206229">
      <w:pPr>
        <w:pStyle w:val="Step"/>
        <w:numPr>
          <w:ilvl w:val="0"/>
          <w:numId w:val="0"/>
        </w:numPr>
      </w:pPr>
      <w:r>
        <w:t xml:space="preserve">Your app is now set up to host content in your </w:t>
      </w:r>
      <w:proofErr w:type="spellStart"/>
      <w:r>
        <w:t>webview</w:t>
      </w:r>
      <w:proofErr w:type="spellEnd"/>
      <w:r>
        <w:t xml:space="preserve">. In this task, you will add an HTML page that will display in the </w:t>
      </w:r>
      <w:proofErr w:type="spellStart"/>
      <w:r>
        <w:t>webview</w:t>
      </w:r>
      <w:proofErr w:type="spellEnd"/>
      <w:r>
        <w:t xml:space="preserve"> and run a script to generate a toast notification.</w:t>
      </w:r>
    </w:p>
    <w:p w14:paraId="66FFACD3" w14:textId="2995DC56" w:rsidR="00206229" w:rsidRDefault="00206229" w:rsidP="00206229">
      <w:pPr>
        <w:pStyle w:val="Step"/>
        <w:numPr>
          <w:ilvl w:val="0"/>
          <w:numId w:val="16"/>
        </w:numPr>
      </w:pPr>
      <w:r>
        <w:t xml:space="preserve">Right-click on the </w:t>
      </w:r>
      <w:proofErr w:type="spellStart"/>
      <w:r w:rsidR="003A0570">
        <w:t>WebApp</w:t>
      </w:r>
      <w:proofErr w:type="spellEnd"/>
      <w:r>
        <w:t xml:space="preserve"> project and select </w:t>
      </w:r>
      <w:r w:rsidRPr="00EF7D43">
        <w:rPr>
          <w:b/>
        </w:rPr>
        <w:t>Add &gt; New Item</w:t>
      </w:r>
      <w:r>
        <w:t xml:space="preserve">. Choose the </w:t>
      </w:r>
      <w:r w:rsidRPr="00EF7D43">
        <w:rPr>
          <w:b/>
        </w:rPr>
        <w:t>HTML Page</w:t>
      </w:r>
      <w:r>
        <w:t xml:space="preserve"> item type and give it the name </w:t>
      </w:r>
      <w:r w:rsidRPr="00EF7D43">
        <w:rPr>
          <w:b/>
        </w:rPr>
        <w:t>toastGenerator.html</w:t>
      </w:r>
      <w:r>
        <w:t>. Add the page to the project.</w:t>
      </w:r>
    </w:p>
    <w:p w14:paraId="79960905" w14:textId="77777777" w:rsidR="00206229" w:rsidRDefault="00206229" w:rsidP="00206229">
      <w:pPr>
        <w:pStyle w:val="Step"/>
        <w:keepNext/>
        <w:numPr>
          <w:ilvl w:val="0"/>
          <w:numId w:val="0"/>
        </w:numPr>
        <w:ind w:left="720"/>
      </w:pPr>
      <w:r>
        <w:rPr>
          <w:noProof/>
        </w:rPr>
        <w:lastRenderedPageBreak/>
        <w:drawing>
          <wp:inline distT="0" distB="0" distL="0" distR="0" wp14:anchorId="3A2E34AF" wp14:editId="3A29303B">
            <wp:extent cx="5019329" cy="3488787"/>
            <wp:effectExtent l="0" t="0" r="1016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9">
                      <a:extLst>
                        <a:ext uri="{28A0092B-C50C-407E-A947-70E740481C1C}">
                          <a14:useLocalDpi xmlns:a14="http://schemas.microsoft.com/office/drawing/2010/main" val="0"/>
                        </a:ext>
                      </a:extLst>
                    </a:blip>
                    <a:stretch>
                      <a:fillRect/>
                    </a:stretch>
                  </pic:blipFill>
                  <pic:spPr>
                    <a:xfrm>
                      <a:off x="0" y="0"/>
                      <a:ext cx="5019329" cy="3488787"/>
                    </a:xfrm>
                    <a:prstGeom prst="rect">
                      <a:avLst/>
                    </a:prstGeom>
                  </pic:spPr>
                </pic:pic>
              </a:graphicData>
            </a:graphic>
          </wp:inline>
        </w:drawing>
      </w:r>
    </w:p>
    <w:p w14:paraId="0BE4F403" w14:textId="77777777" w:rsidR="00206229" w:rsidRDefault="00206229" w:rsidP="00206229">
      <w:pPr>
        <w:pStyle w:val="ppFigureNumberIndent3"/>
      </w:pPr>
      <w:r>
        <w:t xml:space="preserve">Figure </w:t>
      </w:r>
      <w:r w:rsidR="00D645AC">
        <w:fldChar w:fldCharType="begin"/>
      </w:r>
      <w:r w:rsidR="00D645AC">
        <w:instrText xml:space="preserve"> SEQ Figure \* ARABIC </w:instrText>
      </w:r>
      <w:r w:rsidR="00D645AC">
        <w:fldChar w:fldCharType="separate"/>
      </w:r>
      <w:r w:rsidR="0097225A">
        <w:rPr>
          <w:noProof/>
        </w:rPr>
        <w:t>7</w:t>
      </w:r>
      <w:r w:rsidR="00D645AC">
        <w:rPr>
          <w:noProof/>
        </w:rPr>
        <w:fldChar w:fldCharType="end"/>
      </w:r>
    </w:p>
    <w:p w14:paraId="6971DFD8" w14:textId="77777777" w:rsidR="00206229" w:rsidRDefault="00206229" w:rsidP="00206229">
      <w:pPr>
        <w:pStyle w:val="ppFigureCaptionIndent3"/>
      </w:pPr>
      <w:r>
        <w:t>Add a new HTML page to the web project.</w:t>
      </w:r>
    </w:p>
    <w:p w14:paraId="50A5499E" w14:textId="6104A88D" w:rsidR="00206229" w:rsidRDefault="00206229" w:rsidP="00206229">
      <w:pPr>
        <w:pStyle w:val="Step"/>
        <w:numPr>
          <w:ilvl w:val="0"/>
          <w:numId w:val="16"/>
        </w:numPr>
      </w:pPr>
      <w:r>
        <w:t xml:space="preserve">In </w:t>
      </w:r>
      <w:r w:rsidRPr="00EF7D43">
        <w:rPr>
          <w:b/>
        </w:rPr>
        <w:t>toastGenerator.html</w:t>
      </w:r>
      <w:r>
        <w:t xml:space="preserve">, add a page title to the </w:t>
      </w:r>
      <w:r w:rsidRPr="00EF7D43">
        <w:rPr>
          <w:b/>
        </w:rPr>
        <w:t>&lt;title&gt;</w:t>
      </w:r>
      <w:r>
        <w:t xml:space="preserve"> element. Create a button in the </w:t>
      </w:r>
      <w:r w:rsidRPr="00EF7D43">
        <w:rPr>
          <w:b/>
        </w:rPr>
        <w:t>&lt;body&gt;</w:t>
      </w:r>
      <w:r>
        <w:t xml:space="preserve"> whose </w:t>
      </w:r>
      <w:proofErr w:type="spellStart"/>
      <w:r w:rsidRPr="00EF7D43">
        <w:rPr>
          <w:b/>
        </w:rPr>
        <w:t>onclick</w:t>
      </w:r>
      <w:proofErr w:type="spellEnd"/>
      <w:r>
        <w:t xml:space="preserve"> event calls the </w:t>
      </w:r>
      <w:proofErr w:type="spellStart"/>
      <w:proofErr w:type="gramStart"/>
      <w:r w:rsidR="00F64757">
        <w:rPr>
          <w:b/>
        </w:rPr>
        <w:t>send</w:t>
      </w:r>
      <w:r w:rsidRPr="00EF7D43">
        <w:rPr>
          <w:b/>
        </w:rPr>
        <w:t>Toast</w:t>
      </w:r>
      <w:proofErr w:type="spellEnd"/>
      <w:r w:rsidRPr="00EF7D43">
        <w:rPr>
          <w:b/>
        </w:rPr>
        <w:t>(</w:t>
      </w:r>
      <w:proofErr w:type="gramEnd"/>
      <w:r w:rsidRPr="00EF7D43">
        <w:rPr>
          <w:b/>
        </w:rPr>
        <w:t>)</w:t>
      </w:r>
      <w:r>
        <w:t xml:space="preserve"> function. You will create the </w:t>
      </w:r>
      <w:proofErr w:type="spellStart"/>
      <w:proofErr w:type="gramStart"/>
      <w:r w:rsidR="003A0570">
        <w:t>send</w:t>
      </w:r>
      <w:r>
        <w:t>Toast</w:t>
      </w:r>
      <w:proofErr w:type="spellEnd"/>
      <w:r>
        <w:t>(</w:t>
      </w:r>
      <w:proofErr w:type="gramEnd"/>
      <w:r>
        <w:t>) handler in the next step.</w:t>
      </w:r>
    </w:p>
    <w:p w14:paraId="70061EAB" w14:textId="77777777" w:rsidR="00206229" w:rsidRDefault="00206229" w:rsidP="00206229">
      <w:pPr>
        <w:pStyle w:val="ppCodeLanguage"/>
      </w:pPr>
      <w:r>
        <w:t>HTML</w:t>
      </w:r>
    </w:p>
    <w:p w14:paraId="5D7732AC" w14:textId="77CDA0DF" w:rsidR="00206229" w:rsidRDefault="00206229" w:rsidP="00C852D1">
      <w:pPr>
        <w:pStyle w:val="ppCode"/>
      </w:pPr>
      <w:r w:rsidRPr="00EF7D43">
        <w:t>&lt;!DOCTYPE html&gt;</w:t>
      </w:r>
      <w:r w:rsidRPr="00EF7D43">
        <w:br/>
        <w:t>&lt;html&gt;</w:t>
      </w:r>
      <w:r w:rsidRPr="00EF7D43">
        <w:br/>
        <w:t>&lt;head&gt;</w:t>
      </w:r>
      <w:r w:rsidRPr="00EF7D43">
        <w:br/>
        <w:t>    &lt;title&gt;</w:t>
      </w:r>
      <w:r w:rsidRPr="003A0570">
        <w:rPr>
          <w:color w:val="FF0000"/>
        </w:rPr>
        <w:t>Toast Integration</w:t>
      </w:r>
      <w:r w:rsidRPr="00EF7D43">
        <w:t>&lt;/</w:t>
      </w:r>
      <w:r w:rsidR="003A0570">
        <w:t>title&gt;</w:t>
      </w:r>
      <w:r w:rsidRPr="00EF7D43">
        <w:br/>
        <w:t>&lt;/head&gt;</w:t>
      </w:r>
      <w:r w:rsidRPr="00EF7D43">
        <w:br/>
        <w:t>&lt;body&gt;</w:t>
      </w:r>
      <w:r w:rsidRPr="00EF7D43">
        <w:br/>
        <w:t xml:space="preserve">    </w:t>
      </w:r>
      <w:r w:rsidRPr="003A0570">
        <w:rPr>
          <w:color w:val="FF0000"/>
        </w:rPr>
        <w:t xml:space="preserve">&lt;button </w:t>
      </w:r>
      <w:proofErr w:type="spellStart"/>
      <w:r w:rsidRPr="003A0570">
        <w:rPr>
          <w:color w:val="FF0000"/>
        </w:rPr>
        <w:t>onclick</w:t>
      </w:r>
      <w:proofErr w:type="spellEnd"/>
      <w:r w:rsidRPr="003A0570">
        <w:rPr>
          <w:color w:val="FF0000"/>
        </w:rPr>
        <w:t>="</w:t>
      </w:r>
      <w:proofErr w:type="spellStart"/>
      <w:r w:rsidR="003A0570" w:rsidRPr="003A0570">
        <w:rPr>
          <w:color w:val="FF0000"/>
        </w:rPr>
        <w:t>send</w:t>
      </w:r>
      <w:r w:rsidRPr="003A0570">
        <w:rPr>
          <w:color w:val="FF0000"/>
        </w:rPr>
        <w:t>Toast</w:t>
      </w:r>
      <w:proofErr w:type="spellEnd"/>
      <w:r w:rsidRPr="003A0570">
        <w:rPr>
          <w:color w:val="FF0000"/>
        </w:rPr>
        <w:t>()"&gt;Notify&lt;/button&gt;</w:t>
      </w:r>
      <w:r w:rsidRPr="00EF7D43">
        <w:br/>
        <w:t>&lt;/body&gt;</w:t>
      </w:r>
      <w:r w:rsidRPr="00EF7D43">
        <w:br/>
        <w:t>&lt;/html&gt;</w:t>
      </w:r>
    </w:p>
    <w:p w14:paraId="40DFCC46" w14:textId="3927143E" w:rsidR="00206229" w:rsidRDefault="00206229" w:rsidP="00206229">
      <w:pPr>
        <w:pStyle w:val="Step"/>
      </w:pPr>
      <w:r>
        <w:t xml:space="preserve">Add the </w:t>
      </w:r>
      <w:proofErr w:type="spellStart"/>
      <w:proofErr w:type="gramStart"/>
      <w:r w:rsidR="00F64757">
        <w:rPr>
          <w:b/>
        </w:rPr>
        <w:t>send</w:t>
      </w:r>
      <w:r w:rsidRPr="00BD106E">
        <w:rPr>
          <w:b/>
        </w:rPr>
        <w:t>Toast</w:t>
      </w:r>
      <w:proofErr w:type="spellEnd"/>
      <w:r w:rsidRPr="00BD106E">
        <w:rPr>
          <w:b/>
        </w:rPr>
        <w:t>(</w:t>
      </w:r>
      <w:proofErr w:type="gramEnd"/>
      <w:r w:rsidRPr="00BD106E">
        <w:rPr>
          <w:b/>
        </w:rPr>
        <w:t>)</w:t>
      </w:r>
      <w:r>
        <w:t xml:space="preserve"> handler in a </w:t>
      </w:r>
      <w:r w:rsidRPr="005755A5">
        <w:rPr>
          <w:b/>
        </w:rPr>
        <w:t>&lt;script&gt;</w:t>
      </w:r>
      <w:r>
        <w:t xml:space="preserve"> tag. This function looks for the </w:t>
      </w:r>
      <w:proofErr w:type="spellStart"/>
      <w:r w:rsidRPr="005755A5">
        <w:rPr>
          <w:b/>
        </w:rPr>
        <w:t>toastApi</w:t>
      </w:r>
      <w:proofErr w:type="spellEnd"/>
      <w:r>
        <w:t xml:space="preserve"> object and calls its </w:t>
      </w:r>
      <w:proofErr w:type="spellStart"/>
      <w:proofErr w:type="gramStart"/>
      <w:r w:rsidRPr="005755A5">
        <w:rPr>
          <w:b/>
        </w:rPr>
        <w:t>toastMessage</w:t>
      </w:r>
      <w:proofErr w:type="spellEnd"/>
      <w:r w:rsidRPr="005755A5">
        <w:rPr>
          <w:b/>
        </w:rPr>
        <w:t>(</w:t>
      </w:r>
      <w:proofErr w:type="gramEnd"/>
      <w:r w:rsidRPr="005755A5">
        <w:rPr>
          <w:b/>
        </w:rPr>
        <w:t>)</w:t>
      </w:r>
      <w:r>
        <w:t xml:space="preserve"> method if found. If the method </w:t>
      </w:r>
      <w:proofErr w:type="spellStart"/>
      <w:r>
        <w:t>toastApi</w:t>
      </w:r>
      <w:proofErr w:type="spellEnd"/>
      <w:r>
        <w:t xml:space="preserve"> object is not found, your console log will show an error message.</w:t>
      </w:r>
    </w:p>
    <w:p w14:paraId="64AC6076" w14:textId="77777777" w:rsidR="00206229" w:rsidRDefault="00206229" w:rsidP="00206229">
      <w:pPr>
        <w:pStyle w:val="ppCodeLanguage"/>
      </w:pPr>
      <w:r>
        <w:t>HTML</w:t>
      </w:r>
    </w:p>
    <w:p w14:paraId="43FD7033" w14:textId="0D0D592C" w:rsidR="00206229" w:rsidRPr="005755A5" w:rsidRDefault="00206229" w:rsidP="00206229">
      <w:pPr>
        <w:pStyle w:val="ppCode"/>
        <w:rPr>
          <w:color w:val="FF0000"/>
        </w:rPr>
      </w:pPr>
      <w:r w:rsidRPr="00EF7D43">
        <w:t>&lt;!DOCTYPE html&gt;</w:t>
      </w:r>
      <w:r w:rsidRPr="00EF7D43">
        <w:br/>
        <w:t>&lt;html&gt;</w:t>
      </w:r>
      <w:r w:rsidRPr="00EF7D43">
        <w:br/>
      </w:r>
      <w:r w:rsidRPr="00EF7D43">
        <w:lastRenderedPageBreak/>
        <w:t>&lt;head&gt;</w:t>
      </w:r>
      <w:r w:rsidRPr="00EF7D43">
        <w:br/>
        <w:t>    &lt;title&gt;</w:t>
      </w:r>
      <w:r w:rsidRPr="005755A5">
        <w:rPr>
          <w:color w:val="000000" w:themeColor="text1"/>
        </w:rPr>
        <w:t>Toast Integration&lt;/</w:t>
      </w:r>
      <w:r w:rsidRPr="00EF7D43">
        <w:t>title&gt;</w:t>
      </w:r>
      <w:r w:rsidRPr="00EF7D43">
        <w:br/>
        <w:t xml:space="preserve">    </w:t>
      </w:r>
      <w:r w:rsidRPr="005755A5">
        <w:rPr>
          <w:color w:val="FF0000"/>
        </w:rPr>
        <w:t>&lt;script type="text/</w:t>
      </w:r>
      <w:proofErr w:type="spellStart"/>
      <w:r w:rsidRPr="005755A5">
        <w:rPr>
          <w:color w:val="FF0000"/>
        </w:rPr>
        <w:t>javascript</w:t>
      </w:r>
      <w:proofErr w:type="spellEnd"/>
      <w:r w:rsidRPr="005755A5">
        <w:rPr>
          <w:color w:val="FF0000"/>
        </w:rPr>
        <w:t>"&gt;</w:t>
      </w:r>
      <w:r w:rsidRPr="005755A5">
        <w:rPr>
          <w:color w:val="FF0000"/>
        </w:rPr>
        <w:br/>
        <w:t xml:space="preserve">        function </w:t>
      </w:r>
      <w:proofErr w:type="spellStart"/>
      <w:r w:rsidR="000C4183">
        <w:rPr>
          <w:color w:val="FF0000"/>
        </w:rPr>
        <w:t>send</w:t>
      </w:r>
      <w:r w:rsidRPr="005755A5">
        <w:rPr>
          <w:color w:val="FF0000"/>
        </w:rPr>
        <w:t>Toast</w:t>
      </w:r>
      <w:proofErr w:type="spellEnd"/>
      <w:r w:rsidRPr="005755A5">
        <w:rPr>
          <w:color w:val="FF0000"/>
        </w:rPr>
        <w:t>() {</w:t>
      </w:r>
      <w:r w:rsidRPr="005755A5">
        <w:rPr>
          <w:color w:val="FF0000"/>
        </w:rPr>
        <w:br/>
        <w:t xml:space="preserve">            </w:t>
      </w:r>
      <w:proofErr w:type="spellStart"/>
      <w:r w:rsidRPr="005755A5">
        <w:rPr>
          <w:color w:val="FF0000"/>
        </w:rPr>
        <w:t>var</w:t>
      </w:r>
      <w:proofErr w:type="spellEnd"/>
      <w:r w:rsidRPr="005755A5">
        <w:rPr>
          <w:color w:val="FF0000"/>
        </w:rPr>
        <w:t xml:space="preserve"> object = </w:t>
      </w:r>
      <w:proofErr w:type="spellStart"/>
      <w:r w:rsidRPr="005755A5">
        <w:rPr>
          <w:color w:val="FF0000"/>
        </w:rPr>
        <w:t>window.toastApi</w:t>
      </w:r>
      <w:proofErr w:type="spellEnd"/>
      <w:r w:rsidRPr="005755A5">
        <w:rPr>
          <w:color w:val="FF0000"/>
        </w:rPr>
        <w:t>;</w:t>
      </w:r>
    </w:p>
    <w:p w14:paraId="6CC62C7E" w14:textId="77777777" w:rsidR="00206229" w:rsidRPr="005755A5" w:rsidRDefault="00206229" w:rsidP="00206229">
      <w:pPr>
        <w:pStyle w:val="ppCode"/>
        <w:rPr>
          <w:color w:val="FF0000"/>
        </w:rPr>
      </w:pPr>
    </w:p>
    <w:p w14:paraId="09A5C10F" w14:textId="0026F268" w:rsidR="00206229" w:rsidRPr="005755A5" w:rsidRDefault="00206229" w:rsidP="00206229">
      <w:pPr>
        <w:pStyle w:val="ppCode"/>
        <w:numPr>
          <w:ilvl w:val="0"/>
          <w:numId w:val="0"/>
        </w:numPr>
        <w:ind w:left="720"/>
      </w:pPr>
      <w:r w:rsidRPr="005755A5">
        <w:rPr>
          <w:color w:val="FF0000"/>
        </w:rPr>
        <w:t>            if (object) {</w:t>
      </w:r>
      <w:r w:rsidRPr="005755A5">
        <w:rPr>
          <w:color w:val="FF0000"/>
        </w:rPr>
        <w:br/>
        <w:t>                console.log(</w:t>
      </w:r>
      <w:r w:rsidR="00472C44">
        <w:rPr>
          <w:color w:val="FF0000"/>
        </w:rPr>
        <w:t xml:space="preserve">object + </w:t>
      </w:r>
      <w:r w:rsidRPr="005755A5">
        <w:rPr>
          <w:color w:val="FF0000"/>
        </w:rPr>
        <w:t>'</w:t>
      </w:r>
      <w:r w:rsidR="00472C44">
        <w:rPr>
          <w:color w:val="FF0000"/>
        </w:rPr>
        <w:t xml:space="preserve"> </w:t>
      </w:r>
      <w:r w:rsidRPr="005755A5">
        <w:rPr>
          <w:color w:val="FF0000"/>
        </w:rPr>
        <w:t>found');</w:t>
      </w:r>
      <w:r w:rsidRPr="005755A5">
        <w:rPr>
          <w:color w:val="FF0000"/>
        </w:rPr>
        <w:br/>
        <w:t xml:space="preserve">                </w:t>
      </w:r>
      <w:proofErr w:type="spellStart"/>
      <w:r w:rsidRPr="005755A5">
        <w:rPr>
          <w:color w:val="FF0000"/>
        </w:rPr>
        <w:t>object.toastMessage</w:t>
      </w:r>
      <w:proofErr w:type="spellEnd"/>
      <w:r w:rsidRPr="005755A5">
        <w:rPr>
          <w:color w:val="FF0000"/>
        </w:rPr>
        <w:t>('Hello Toast', 0);</w:t>
      </w:r>
      <w:r w:rsidRPr="005755A5">
        <w:rPr>
          <w:color w:val="FF0000"/>
        </w:rPr>
        <w:br/>
        <w:t>            }</w:t>
      </w:r>
      <w:r w:rsidRPr="005755A5">
        <w:rPr>
          <w:color w:val="FF0000"/>
        </w:rPr>
        <w:br/>
        <w:t>            else {</w:t>
      </w:r>
      <w:r w:rsidRPr="005755A5">
        <w:rPr>
          <w:color w:val="FF0000"/>
        </w:rPr>
        <w:br/>
        <w:t>                console.log</w:t>
      </w:r>
      <w:r w:rsidR="000C4183">
        <w:rPr>
          <w:color w:val="FF0000"/>
        </w:rPr>
        <w:t>(</w:t>
      </w:r>
      <w:r w:rsidR="003E6DAA">
        <w:rPr>
          <w:color w:val="FF0000"/>
        </w:rPr>
        <w:t xml:space="preserve">object + </w:t>
      </w:r>
      <w:r w:rsidR="003E6DAA" w:rsidRPr="005755A5">
        <w:rPr>
          <w:color w:val="FF0000"/>
        </w:rPr>
        <w:t>"</w:t>
      </w:r>
      <w:r w:rsidR="003552CD">
        <w:rPr>
          <w:color w:val="FF0000"/>
        </w:rPr>
        <w:t xml:space="preserve"> </w:t>
      </w:r>
      <w:r w:rsidR="003E6DAA">
        <w:rPr>
          <w:color w:val="FF0000"/>
        </w:rPr>
        <w:t>not found in the DOM.</w:t>
      </w:r>
      <w:r w:rsidR="003E6DAA" w:rsidRPr="005755A5">
        <w:rPr>
          <w:color w:val="FF0000"/>
        </w:rPr>
        <w:t>"</w:t>
      </w:r>
      <w:r w:rsidRPr="005755A5">
        <w:rPr>
          <w:color w:val="FF0000"/>
        </w:rPr>
        <w:t>)</w:t>
      </w:r>
      <w:r w:rsidRPr="005755A5">
        <w:rPr>
          <w:color w:val="FF0000"/>
        </w:rPr>
        <w:br/>
        <w:t>            }</w:t>
      </w:r>
      <w:r w:rsidRPr="005755A5">
        <w:rPr>
          <w:color w:val="FF0000"/>
        </w:rPr>
        <w:br/>
        <w:t>        }</w:t>
      </w:r>
      <w:r w:rsidRPr="005755A5">
        <w:rPr>
          <w:color w:val="FF0000"/>
        </w:rPr>
        <w:br/>
        <w:t>    &lt;/script&gt;</w:t>
      </w:r>
      <w:r w:rsidRPr="005755A5">
        <w:rPr>
          <w:color w:val="FF0000"/>
        </w:rPr>
        <w:br/>
      </w:r>
      <w:r w:rsidRPr="00EF7D43">
        <w:t>&lt;/head&gt;</w:t>
      </w:r>
      <w:r w:rsidRPr="00EF7D43">
        <w:br/>
        <w:t>&lt;body&gt;</w:t>
      </w:r>
      <w:r w:rsidRPr="00EF7D43">
        <w:br/>
      </w:r>
      <w:r w:rsidR="00C2093B">
        <w:rPr>
          <w:color w:val="000000" w:themeColor="text1"/>
        </w:rPr>
        <w:t xml:space="preserve">    &lt;button </w:t>
      </w:r>
      <w:proofErr w:type="spellStart"/>
      <w:r w:rsidR="00C2093B">
        <w:rPr>
          <w:color w:val="000000" w:themeColor="text1"/>
        </w:rPr>
        <w:t>onclick</w:t>
      </w:r>
      <w:proofErr w:type="spellEnd"/>
      <w:r w:rsidR="00C2093B">
        <w:rPr>
          <w:color w:val="000000" w:themeColor="text1"/>
        </w:rPr>
        <w:t>="</w:t>
      </w:r>
      <w:proofErr w:type="spellStart"/>
      <w:r w:rsidR="00C2093B">
        <w:rPr>
          <w:color w:val="000000" w:themeColor="text1"/>
        </w:rPr>
        <w:t>send</w:t>
      </w:r>
      <w:r w:rsidRPr="005755A5">
        <w:rPr>
          <w:color w:val="000000" w:themeColor="text1"/>
        </w:rPr>
        <w:t>Toast</w:t>
      </w:r>
      <w:proofErr w:type="spellEnd"/>
      <w:r w:rsidRPr="005755A5">
        <w:rPr>
          <w:color w:val="000000" w:themeColor="text1"/>
        </w:rPr>
        <w:t>()"&gt;Notify&lt;/button&gt;</w:t>
      </w:r>
      <w:r w:rsidRPr="005755A5">
        <w:rPr>
          <w:color w:val="000000" w:themeColor="text1"/>
        </w:rPr>
        <w:br/>
      </w:r>
      <w:r w:rsidRPr="00EF7D43">
        <w:t>&lt;/body&gt;</w:t>
      </w:r>
      <w:r w:rsidRPr="00EF7D43">
        <w:br/>
        <w:t>&lt;/html</w:t>
      </w:r>
      <w:r>
        <w:t>&gt;</w:t>
      </w:r>
    </w:p>
    <w:p w14:paraId="36EC037D" w14:textId="77777777" w:rsidR="00206229" w:rsidRDefault="00206229" w:rsidP="00206229">
      <w:pPr>
        <w:pStyle w:val="Step"/>
      </w:pPr>
      <w:r w:rsidRPr="002B215D">
        <w:t>Return</w:t>
      </w:r>
      <w:r>
        <w:t xml:space="preserve"> to </w:t>
      </w:r>
      <w:r w:rsidRPr="00653BDB">
        <w:rPr>
          <w:b/>
        </w:rPr>
        <w:t>default.js</w:t>
      </w:r>
      <w:r>
        <w:t xml:space="preserve"> to navigate your </w:t>
      </w:r>
      <w:proofErr w:type="spellStart"/>
      <w:r>
        <w:t>webview</w:t>
      </w:r>
      <w:proofErr w:type="spellEnd"/>
      <w:r>
        <w:t xml:space="preserve"> to the </w:t>
      </w:r>
      <w:r w:rsidRPr="00653BDB">
        <w:rPr>
          <w:b/>
        </w:rPr>
        <w:t>toastGenerator.html</w:t>
      </w:r>
      <w:r>
        <w:t xml:space="preserve"> page.</w:t>
      </w:r>
    </w:p>
    <w:p w14:paraId="174E9E3E" w14:textId="77777777" w:rsidR="00206229" w:rsidRDefault="00206229" w:rsidP="00206229">
      <w:pPr>
        <w:pStyle w:val="ppCodeLanguage"/>
      </w:pPr>
      <w:r>
        <w:t>JavaScript</w:t>
      </w:r>
    </w:p>
    <w:p w14:paraId="3E195D1B" w14:textId="77777777" w:rsidR="00206229" w:rsidRPr="00653BDB" w:rsidRDefault="00206229" w:rsidP="00206229">
      <w:pPr>
        <w:pStyle w:val="ppCode"/>
      </w:pPr>
      <w:proofErr w:type="spellStart"/>
      <w:proofErr w:type="gramStart"/>
      <w:r w:rsidRPr="00653BDB">
        <w:rPr>
          <w:color w:val="000000" w:themeColor="text1"/>
        </w:rPr>
        <w:t>webview.addWebAllowedObject</w:t>
      </w:r>
      <w:proofErr w:type="spellEnd"/>
      <w:proofErr w:type="gramEnd"/>
      <w:r w:rsidRPr="00653BDB">
        <w:rPr>
          <w:color w:val="000000" w:themeColor="text1"/>
        </w:rPr>
        <w:t>("</w:t>
      </w:r>
      <w:proofErr w:type="spellStart"/>
      <w:r w:rsidRPr="00653BDB">
        <w:rPr>
          <w:color w:val="000000" w:themeColor="text1"/>
        </w:rPr>
        <w:t>toastApi</w:t>
      </w:r>
      <w:proofErr w:type="spellEnd"/>
      <w:r w:rsidRPr="00653BDB">
        <w:rPr>
          <w:color w:val="000000" w:themeColor="text1"/>
        </w:rPr>
        <w:t xml:space="preserve">", </w:t>
      </w:r>
      <w:proofErr w:type="spellStart"/>
      <w:r w:rsidRPr="00653BDB">
        <w:rPr>
          <w:color w:val="000000" w:themeColor="text1"/>
        </w:rPr>
        <w:t>communicationWinRT</w:t>
      </w:r>
      <w:proofErr w:type="spellEnd"/>
      <w:r w:rsidRPr="00653BDB">
        <w:rPr>
          <w:color w:val="000000" w:themeColor="text1"/>
        </w:rPr>
        <w:t>);</w:t>
      </w:r>
    </w:p>
    <w:p w14:paraId="6E15B191" w14:textId="77777777" w:rsidR="00206229" w:rsidRDefault="00206229" w:rsidP="00206229">
      <w:pPr>
        <w:pStyle w:val="ppCode"/>
        <w:numPr>
          <w:ilvl w:val="0"/>
          <w:numId w:val="0"/>
        </w:numPr>
        <w:ind w:left="720"/>
        <w:rPr>
          <w:color w:val="FF0000"/>
        </w:rPr>
      </w:pPr>
      <w:r>
        <w:rPr>
          <w:color w:val="FF0000"/>
        </w:rPr>
        <w:t xml:space="preserve">    </w:t>
      </w:r>
    </w:p>
    <w:p w14:paraId="514A02EF" w14:textId="77777777" w:rsidR="00206229" w:rsidRPr="00653BDB" w:rsidRDefault="00206229" w:rsidP="00206229">
      <w:pPr>
        <w:pStyle w:val="ppCode"/>
        <w:numPr>
          <w:ilvl w:val="0"/>
          <w:numId w:val="0"/>
        </w:numPr>
        <w:ind w:left="720"/>
      </w:pPr>
      <w:proofErr w:type="spellStart"/>
      <w:proofErr w:type="gramStart"/>
      <w:r>
        <w:rPr>
          <w:color w:val="FF0000"/>
        </w:rPr>
        <w:t>webview.navigate</w:t>
      </w:r>
      <w:proofErr w:type="spellEnd"/>
      <w:proofErr w:type="gramEnd"/>
      <w:r>
        <w:rPr>
          <w:color w:val="FF0000"/>
        </w:rPr>
        <w:t>(</w:t>
      </w:r>
      <w:r w:rsidRPr="00BD106E">
        <w:rPr>
          <w:color w:val="FF0000"/>
        </w:rPr>
        <w:t>"</w:t>
      </w:r>
      <w:proofErr w:type="spellStart"/>
      <w:r>
        <w:rPr>
          <w:color w:val="FF0000"/>
        </w:rPr>
        <w:t>ms</w:t>
      </w:r>
      <w:proofErr w:type="spellEnd"/>
      <w:r>
        <w:rPr>
          <w:color w:val="FF0000"/>
        </w:rPr>
        <w:t>-</w:t>
      </w:r>
      <w:proofErr w:type="spellStart"/>
      <w:r>
        <w:rPr>
          <w:color w:val="FF0000"/>
        </w:rPr>
        <w:t>appx</w:t>
      </w:r>
      <w:proofErr w:type="spellEnd"/>
      <w:r>
        <w:rPr>
          <w:color w:val="FF0000"/>
        </w:rPr>
        <w:t>-web:///toastGenerator.html</w:t>
      </w:r>
      <w:r w:rsidRPr="00BD106E">
        <w:rPr>
          <w:color w:val="FF0000"/>
        </w:rPr>
        <w:t>"</w:t>
      </w:r>
      <w:r>
        <w:rPr>
          <w:color w:val="FF0000"/>
        </w:rPr>
        <w:t>);</w:t>
      </w:r>
    </w:p>
    <w:p w14:paraId="1F5F5D06" w14:textId="77777777" w:rsidR="00206229" w:rsidRDefault="00206229" w:rsidP="00206229">
      <w:pPr>
        <w:pStyle w:val="Step"/>
      </w:pPr>
      <w:r>
        <w:t xml:space="preserve">Set your Solution Configuration to </w:t>
      </w:r>
      <w:r w:rsidRPr="00F83D1E">
        <w:rPr>
          <w:b/>
        </w:rPr>
        <w:t>Debug</w:t>
      </w:r>
      <w:r>
        <w:t xml:space="preserve"> and your Solution Platform to </w:t>
      </w:r>
      <w:r w:rsidRPr="00F83D1E">
        <w:rPr>
          <w:b/>
        </w:rPr>
        <w:t>x86</w:t>
      </w:r>
      <w:r>
        <w:t xml:space="preserve">. Build and run your app on the </w:t>
      </w:r>
      <w:r w:rsidRPr="00F83D1E">
        <w:rPr>
          <w:b/>
        </w:rPr>
        <w:t xml:space="preserve">Local </w:t>
      </w:r>
      <w:r w:rsidRPr="002B215D">
        <w:t>Machine</w:t>
      </w:r>
      <w:r>
        <w:t>.</w:t>
      </w:r>
    </w:p>
    <w:p w14:paraId="28806C9F" w14:textId="77777777" w:rsidR="00206229" w:rsidRDefault="00206229" w:rsidP="00206229">
      <w:pPr>
        <w:pStyle w:val="Step"/>
        <w:numPr>
          <w:ilvl w:val="0"/>
          <w:numId w:val="0"/>
        </w:numPr>
        <w:ind w:left="720"/>
      </w:pPr>
      <w:r>
        <w:rPr>
          <w:noProof/>
        </w:rPr>
        <w:lastRenderedPageBreak/>
        <w:drawing>
          <wp:inline distT="0" distB="0" distL="0" distR="0" wp14:anchorId="5C60E874" wp14:editId="6FAAC450">
            <wp:extent cx="5006676" cy="3605176"/>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0">
                      <a:extLst>
                        <a:ext uri="{28A0092B-C50C-407E-A947-70E740481C1C}">
                          <a14:useLocalDpi xmlns:a14="http://schemas.microsoft.com/office/drawing/2010/main" val="0"/>
                        </a:ext>
                      </a:extLst>
                    </a:blip>
                    <a:stretch>
                      <a:fillRect/>
                    </a:stretch>
                  </pic:blipFill>
                  <pic:spPr>
                    <a:xfrm>
                      <a:off x="0" y="0"/>
                      <a:ext cx="5017781" cy="3613173"/>
                    </a:xfrm>
                    <a:prstGeom prst="rect">
                      <a:avLst/>
                    </a:prstGeom>
                  </pic:spPr>
                </pic:pic>
              </a:graphicData>
            </a:graphic>
          </wp:inline>
        </w:drawing>
      </w:r>
    </w:p>
    <w:p w14:paraId="61D3E780" w14:textId="77777777" w:rsidR="00206229" w:rsidRDefault="00206229" w:rsidP="00206229">
      <w:pPr>
        <w:pStyle w:val="ppFigureNumberIndent3"/>
      </w:pPr>
      <w:r>
        <w:t xml:space="preserve">Figure </w:t>
      </w:r>
      <w:r w:rsidR="00D645AC">
        <w:fldChar w:fldCharType="begin"/>
      </w:r>
      <w:r w:rsidR="00D645AC">
        <w:instrText xml:space="preserve"> SEQ Figure \* ARABIC </w:instrText>
      </w:r>
      <w:r w:rsidR="00D645AC">
        <w:fldChar w:fldCharType="separate"/>
      </w:r>
      <w:r w:rsidR="0097225A">
        <w:rPr>
          <w:noProof/>
        </w:rPr>
        <w:t>8</w:t>
      </w:r>
      <w:r w:rsidR="00D645AC">
        <w:rPr>
          <w:noProof/>
        </w:rPr>
        <w:fldChar w:fldCharType="end"/>
      </w:r>
    </w:p>
    <w:p w14:paraId="19650E3E" w14:textId="279ECDFB" w:rsidR="00206229" w:rsidRDefault="00206229" w:rsidP="00206229">
      <w:pPr>
        <w:pStyle w:val="ppFigureCaptionIndent3"/>
      </w:pPr>
      <w:r>
        <w:t xml:space="preserve">The web app displays the </w:t>
      </w:r>
      <w:r w:rsidR="00310EE5" w:rsidRPr="00310EE5">
        <w:rPr>
          <w:b/>
        </w:rPr>
        <w:t>Send toast</w:t>
      </w:r>
      <w:r>
        <w:t xml:space="preserve"> button.</w:t>
      </w:r>
    </w:p>
    <w:p w14:paraId="54E013D9" w14:textId="63CBD593" w:rsidR="00206229" w:rsidRDefault="00206229" w:rsidP="00206229">
      <w:pPr>
        <w:pStyle w:val="Step"/>
      </w:pPr>
      <w:r>
        <w:t xml:space="preserve">Use the </w:t>
      </w:r>
      <w:r w:rsidR="00D825DA">
        <w:rPr>
          <w:b/>
        </w:rPr>
        <w:t>Send t</w:t>
      </w:r>
      <w:r w:rsidR="00310EE5">
        <w:rPr>
          <w:b/>
        </w:rPr>
        <w:t>oast</w:t>
      </w:r>
      <w:r>
        <w:t xml:space="preserve"> button to generate a toast notification. Your </w:t>
      </w:r>
      <w:r w:rsidRPr="00080DBC">
        <w:rPr>
          <w:b/>
        </w:rPr>
        <w:t>Hello Toast</w:t>
      </w:r>
      <w:r>
        <w:t xml:space="preserve"> message will pop up near the Action Center icon in the task bar. </w:t>
      </w:r>
    </w:p>
    <w:p w14:paraId="336655EE" w14:textId="77777777" w:rsidR="00206229" w:rsidRDefault="00206229" w:rsidP="00206229">
      <w:pPr>
        <w:pStyle w:val="Step"/>
        <w:numPr>
          <w:ilvl w:val="0"/>
          <w:numId w:val="0"/>
        </w:numPr>
        <w:ind w:left="720"/>
      </w:pPr>
      <w:r>
        <w:rPr>
          <w:noProof/>
        </w:rPr>
        <w:lastRenderedPageBreak/>
        <w:drawing>
          <wp:inline distT="0" distB="0" distL="0" distR="0" wp14:anchorId="1F9E2B37" wp14:editId="62446ADF">
            <wp:extent cx="5006676" cy="3623616"/>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1">
                      <a:extLst>
                        <a:ext uri="{28A0092B-C50C-407E-A947-70E740481C1C}">
                          <a14:useLocalDpi xmlns:a14="http://schemas.microsoft.com/office/drawing/2010/main" val="0"/>
                        </a:ext>
                      </a:extLst>
                    </a:blip>
                    <a:stretch>
                      <a:fillRect/>
                    </a:stretch>
                  </pic:blipFill>
                  <pic:spPr>
                    <a:xfrm>
                      <a:off x="0" y="0"/>
                      <a:ext cx="5014223" cy="3629078"/>
                    </a:xfrm>
                    <a:prstGeom prst="rect">
                      <a:avLst/>
                    </a:prstGeom>
                  </pic:spPr>
                </pic:pic>
              </a:graphicData>
            </a:graphic>
          </wp:inline>
        </w:drawing>
      </w:r>
    </w:p>
    <w:p w14:paraId="77FB6D17" w14:textId="77777777" w:rsidR="00206229" w:rsidRDefault="00206229" w:rsidP="00206229">
      <w:pPr>
        <w:pStyle w:val="ppFigureNumberIndent3"/>
      </w:pPr>
      <w:r>
        <w:t xml:space="preserve">Figure </w:t>
      </w:r>
      <w:r w:rsidR="00D645AC">
        <w:fldChar w:fldCharType="begin"/>
      </w:r>
      <w:r w:rsidR="00D645AC">
        <w:instrText xml:space="preserve"> SEQ Figure \* ARABIC </w:instrText>
      </w:r>
      <w:r w:rsidR="00D645AC">
        <w:fldChar w:fldCharType="separate"/>
      </w:r>
      <w:r w:rsidR="0097225A">
        <w:rPr>
          <w:noProof/>
        </w:rPr>
        <w:t>9</w:t>
      </w:r>
      <w:r w:rsidR="00D645AC">
        <w:rPr>
          <w:noProof/>
        </w:rPr>
        <w:fldChar w:fldCharType="end"/>
      </w:r>
    </w:p>
    <w:p w14:paraId="0394FF33" w14:textId="77777777" w:rsidR="00206229" w:rsidRDefault="00206229" w:rsidP="00206229">
      <w:pPr>
        <w:pStyle w:val="ppFigureCaptionIndent3"/>
      </w:pPr>
      <w:r>
        <w:t>The web project has successfully integrated with the native project to generate toast.</w:t>
      </w:r>
    </w:p>
    <w:p w14:paraId="060EF41D" w14:textId="77777777" w:rsidR="00206229" w:rsidRPr="006D71AA" w:rsidRDefault="00206229" w:rsidP="00206229">
      <w:pPr>
        <w:pStyle w:val="Step"/>
      </w:pPr>
      <w:r>
        <w:t>Stop debugging and return to Visual Studio.</w:t>
      </w:r>
    </w:p>
    <w:p w14:paraId="06B7B2F0" w14:textId="77777777" w:rsidR="00206229" w:rsidRPr="006D71AA" w:rsidRDefault="00206229" w:rsidP="00206229">
      <w:pPr>
        <w:pStyle w:val="ppListEnd"/>
      </w:pPr>
    </w:p>
    <w:p w14:paraId="39E8D381" w14:textId="77777777" w:rsidR="002573C3" w:rsidRPr="00E96D2A" w:rsidRDefault="002573C3" w:rsidP="002573C3">
      <w:pPr>
        <w:pStyle w:val="ppBodyText"/>
        <w:rPr>
          <w:noProof/>
        </w:rPr>
      </w:pPr>
    </w:p>
    <w:p w14:paraId="494B2CDB" w14:textId="38404F1A" w:rsidR="00F14EDD" w:rsidRDefault="00206229" w:rsidP="00F14EDD">
      <w:pPr>
        <w:pStyle w:val="ppTopic"/>
      </w:pPr>
      <w:bookmarkStart w:id="11" w:name="_Toc431254527"/>
      <w:bookmarkEnd w:id="4"/>
      <w:r>
        <w:t>Exercise 2</w:t>
      </w:r>
      <w:r w:rsidR="00F14EDD">
        <w:t xml:space="preserve">: </w:t>
      </w:r>
      <w:r w:rsidR="00512EC9">
        <w:t>Create a Hosted Web App</w:t>
      </w:r>
      <w:bookmarkEnd w:id="11"/>
    </w:p>
    <w:p w14:paraId="6404B9E7" w14:textId="5B245B6C" w:rsidR="00F14EDD" w:rsidRDefault="00B20D78" w:rsidP="00F14EDD">
      <w:pPr>
        <w:pStyle w:val="ppBodyText"/>
      </w:pPr>
      <w:r>
        <w:t>With a responsive site already online, you can create a hosted web app for</w:t>
      </w:r>
      <w:r w:rsidR="005B5878">
        <w:t xml:space="preserve"> the Windows Store </w:t>
      </w:r>
      <w:r w:rsidR="00AF6246">
        <w:t>in</w:t>
      </w:r>
      <w:r w:rsidR="005B5878">
        <w:t xml:space="preserve"> </w:t>
      </w:r>
      <w:r>
        <w:t xml:space="preserve">minutes. </w:t>
      </w:r>
      <w:r w:rsidR="00F749D2">
        <w:t xml:space="preserve">A hosted web app essentially functions as a browser using the Edge rendering engine. </w:t>
      </w:r>
      <w:r>
        <w:t>In this exercise, you will</w:t>
      </w:r>
      <w:r w:rsidR="00F749D2">
        <w:t xml:space="preserve"> create an MVC website project, publish it to Azure, host it in a web app, and trigger a toast notification</w:t>
      </w:r>
      <w:r w:rsidR="00EF2B42">
        <w:t xml:space="preserve"> from the hosted content</w:t>
      </w:r>
      <w:r>
        <w:t>.</w:t>
      </w:r>
    </w:p>
    <w:p w14:paraId="5DFF9459" w14:textId="29C245A9" w:rsidR="00497F22" w:rsidRDefault="00206229" w:rsidP="00497F22">
      <w:pPr>
        <w:pStyle w:val="ppProcedureStart"/>
      </w:pPr>
      <w:bookmarkStart w:id="12" w:name="_Toc431254528"/>
      <w:r>
        <w:t>Task 1</w:t>
      </w:r>
      <w:r w:rsidR="00497F22">
        <w:t xml:space="preserve"> </w:t>
      </w:r>
      <w:r w:rsidR="006761D2">
        <w:t>–</w:t>
      </w:r>
      <w:r w:rsidR="00497F22">
        <w:t xml:space="preserve"> </w:t>
      </w:r>
      <w:r w:rsidR="00F749D2">
        <w:t xml:space="preserve">Create the </w:t>
      </w:r>
      <w:r w:rsidR="00231D4A">
        <w:t>Azure Website</w:t>
      </w:r>
      <w:bookmarkEnd w:id="12"/>
    </w:p>
    <w:p w14:paraId="4016541F" w14:textId="02EC97DB" w:rsidR="00497F22" w:rsidRPr="00497F22" w:rsidRDefault="003E44F5" w:rsidP="00497F22">
      <w:r>
        <w:t xml:space="preserve">In this task, you will </w:t>
      </w:r>
      <w:r w:rsidR="00F749D2">
        <w:t>create an MVC website project</w:t>
      </w:r>
      <w:r>
        <w:t>.</w:t>
      </w:r>
    </w:p>
    <w:p w14:paraId="0EB90B5B" w14:textId="50FC396C" w:rsidR="00BD7FF5" w:rsidRDefault="00D63D69" w:rsidP="00A109B6">
      <w:pPr>
        <w:pStyle w:val="Step"/>
        <w:numPr>
          <w:ilvl w:val="0"/>
          <w:numId w:val="13"/>
        </w:numPr>
      </w:pPr>
      <w:r>
        <w:t xml:space="preserve">Right-click on the </w:t>
      </w:r>
      <w:proofErr w:type="spellStart"/>
      <w:r>
        <w:t>WebApp</w:t>
      </w:r>
      <w:proofErr w:type="spellEnd"/>
      <w:r>
        <w:t xml:space="preserve"> solution name in your Solution Explorer and choose </w:t>
      </w:r>
      <w:r w:rsidRPr="00D63D69">
        <w:rPr>
          <w:b/>
        </w:rPr>
        <w:t>Add &gt; New Project</w:t>
      </w:r>
      <w:r>
        <w:t xml:space="preserve">. Choose a project type of </w:t>
      </w:r>
      <w:r w:rsidRPr="00D63D69">
        <w:rPr>
          <w:b/>
        </w:rPr>
        <w:t>Visual C# &gt; Web &gt; ASP.NET Web Application</w:t>
      </w:r>
      <w:r>
        <w:t xml:space="preserve">. Leave the Application Insights option deselected and give it the name </w:t>
      </w:r>
      <w:proofErr w:type="spellStart"/>
      <w:r w:rsidR="00231D4A">
        <w:rPr>
          <w:b/>
        </w:rPr>
        <w:t>Azure</w:t>
      </w:r>
      <w:r w:rsidRPr="00D63D69">
        <w:rPr>
          <w:b/>
        </w:rPr>
        <w:t>WebApp</w:t>
      </w:r>
      <w:proofErr w:type="spellEnd"/>
      <w:r>
        <w:t>.</w:t>
      </w:r>
    </w:p>
    <w:p w14:paraId="5C18344A" w14:textId="77777777" w:rsidR="00D63D69" w:rsidRDefault="00D63D69" w:rsidP="00D63D69">
      <w:pPr>
        <w:pStyle w:val="Step"/>
        <w:keepNext/>
        <w:numPr>
          <w:ilvl w:val="0"/>
          <w:numId w:val="0"/>
        </w:numPr>
        <w:ind w:left="720"/>
      </w:pPr>
      <w:r>
        <w:rPr>
          <w:noProof/>
        </w:rPr>
        <w:lastRenderedPageBreak/>
        <w:drawing>
          <wp:inline distT="0" distB="0" distL="0" distR="0" wp14:anchorId="49165A43" wp14:editId="0FE9579E">
            <wp:extent cx="5087109" cy="3545235"/>
            <wp:effectExtent l="0" t="0" r="0" b="10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2">
                      <a:extLst>
                        <a:ext uri="{28A0092B-C50C-407E-A947-70E740481C1C}">
                          <a14:useLocalDpi xmlns:a14="http://schemas.microsoft.com/office/drawing/2010/main" val="0"/>
                        </a:ext>
                      </a:extLst>
                    </a:blip>
                    <a:stretch>
                      <a:fillRect/>
                    </a:stretch>
                  </pic:blipFill>
                  <pic:spPr>
                    <a:xfrm>
                      <a:off x="0" y="0"/>
                      <a:ext cx="5087109" cy="3545235"/>
                    </a:xfrm>
                    <a:prstGeom prst="rect">
                      <a:avLst/>
                    </a:prstGeom>
                  </pic:spPr>
                </pic:pic>
              </a:graphicData>
            </a:graphic>
          </wp:inline>
        </w:drawing>
      </w:r>
    </w:p>
    <w:p w14:paraId="279AE881" w14:textId="77777777" w:rsidR="00D63D69" w:rsidRDefault="00D63D69" w:rsidP="00D63D69">
      <w:pPr>
        <w:pStyle w:val="ppFigureNumberIndent3"/>
      </w:pPr>
      <w:r>
        <w:t xml:space="preserve">Figure </w:t>
      </w:r>
      <w:r w:rsidR="00D645AC">
        <w:fldChar w:fldCharType="begin"/>
      </w:r>
      <w:r w:rsidR="00D645AC">
        <w:instrText xml:space="preserve"> SEQ Figure \* ARABIC </w:instrText>
      </w:r>
      <w:r w:rsidR="00D645AC">
        <w:fldChar w:fldCharType="separate"/>
      </w:r>
      <w:r w:rsidR="0097225A">
        <w:rPr>
          <w:noProof/>
        </w:rPr>
        <w:t>10</w:t>
      </w:r>
      <w:r w:rsidR="00D645AC">
        <w:rPr>
          <w:noProof/>
        </w:rPr>
        <w:fldChar w:fldCharType="end"/>
      </w:r>
    </w:p>
    <w:p w14:paraId="342E8CD0" w14:textId="7D7DCD19" w:rsidR="00D63D69" w:rsidRDefault="00D63D69" w:rsidP="00D63D69">
      <w:pPr>
        <w:pStyle w:val="ppFigureCaptionIndent3"/>
      </w:pPr>
      <w:r>
        <w:t>Add a website project.</w:t>
      </w:r>
    </w:p>
    <w:p w14:paraId="1EE3CACA" w14:textId="746BD61C" w:rsidR="00D63D69" w:rsidRDefault="00D63D69" w:rsidP="00A109B6">
      <w:pPr>
        <w:pStyle w:val="Step"/>
        <w:numPr>
          <w:ilvl w:val="0"/>
          <w:numId w:val="13"/>
        </w:numPr>
      </w:pPr>
      <w:r>
        <w:t xml:space="preserve">When the </w:t>
      </w:r>
      <w:r w:rsidRPr="00897C0D">
        <w:rPr>
          <w:b/>
        </w:rPr>
        <w:t>New ASP.NET Project</w:t>
      </w:r>
      <w:r>
        <w:t xml:space="preserve"> dialog appears, select the </w:t>
      </w:r>
      <w:r w:rsidRPr="00D63D69">
        <w:rPr>
          <w:b/>
        </w:rPr>
        <w:t>MVC</w:t>
      </w:r>
      <w:r>
        <w:t xml:space="preserve"> template. Check the box to </w:t>
      </w:r>
      <w:r w:rsidRPr="00D63D69">
        <w:rPr>
          <w:b/>
        </w:rPr>
        <w:t>Add folders and core references</w:t>
      </w:r>
      <w:r>
        <w:t xml:space="preserve"> for </w:t>
      </w:r>
      <w:r w:rsidRPr="00D63D69">
        <w:rPr>
          <w:b/>
        </w:rPr>
        <w:t>MVC</w:t>
      </w:r>
      <w:r>
        <w:t xml:space="preserve">. Leave </w:t>
      </w:r>
      <w:r w:rsidRPr="00D63D69">
        <w:rPr>
          <w:b/>
        </w:rPr>
        <w:t>Web Forms</w:t>
      </w:r>
      <w:r>
        <w:t xml:space="preserve">, </w:t>
      </w:r>
      <w:r w:rsidRPr="00D63D69">
        <w:rPr>
          <w:b/>
        </w:rPr>
        <w:t>Web API</w:t>
      </w:r>
      <w:r>
        <w:t xml:space="preserve">, </w:t>
      </w:r>
      <w:proofErr w:type="gramStart"/>
      <w:r w:rsidRPr="00D63D69">
        <w:rPr>
          <w:b/>
        </w:rPr>
        <w:t>Add</w:t>
      </w:r>
      <w:proofErr w:type="gramEnd"/>
      <w:r w:rsidRPr="00D63D69">
        <w:rPr>
          <w:b/>
        </w:rPr>
        <w:t xml:space="preserve"> unit tests</w:t>
      </w:r>
      <w:r>
        <w:t xml:space="preserve">, and </w:t>
      </w:r>
      <w:r w:rsidRPr="00D63D69">
        <w:rPr>
          <w:b/>
        </w:rPr>
        <w:t>Host in the cloud</w:t>
      </w:r>
      <w:r>
        <w:t xml:space="preserve"> deselected. You will publish to Azure in the next task.</w:t>
      </w:r>
    </w:p>
    <w:p w14:paraId="155444E8" w14:textId="77777777" w:rsidR="000953E1" w:rsidRDefault="000953E1" w:rsidP="000953E1">
      <w:pPr>
        <w:pStyle w:val="Step"/>
        <w:keepNext/>
        <w:numPr>
          <w:ilvl w:val="0"/>
          <w:numId w:val="0"/>
        </w:numPr>
        <w:ind w:left="720"/>
      </w:pPr>
      <w:r>
        <w:rPr>
          <w:noProof/>
        </w:rPr>
        <w:lastRenderedPageBreak/>
        <w:drawing>
          <wp:inline distT="0" distB="0" distL="0" distR="0" wp14:anchorId="4BEF4F37" wp14:editId="3945E791">
            <wp:extent cx="5069478" cy="3970949"/>
            <wp:effectExtent l="0" t="0" r="1079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3">
                      <a:extLst>
                        <a:ext uri="{28A0092B-C50C-407E-A947-70E740481C1C}">
                          <a14:useLocalDpi xmlns:a14="http://schemas.microsoft.com/office/drawing/2010/main" val="0"/>
                        </a:ext>
                      </a:extLst>
                    </a:blip>
                    <a:stretch>
                      <a:fillRect/>
                    </a:stretch>
                  </pic:blipFill>
                  <pic:spPr>
                    <a:xfrm>
                      <a:off x="0" y="0"/>
                      <a:ext cx="5069478" cy="3970949"/>
                    </a:xfrm>
                    <a:prstGeom prst="rect">
                      <a:avLst/>
                    </a:prstGeom>
                  </pic:spPr>
                </pic:pic>
              </a:graphicData>
            </a:graphic>
          </wp:inline>
        </w:drawing>
      </w:r>
    </w:p>
    <w:p w14:paraId="5CE43785" w14:textId="77777777" w:rsidR="000953E1" w:rsidRDefault="000953E1" w:rsidP="000953E1">
      <w:pPr>
        <w:pStyle w:val="ppFigureNumberIndent3"/>
      </w:pPr>
      <w:r>
        <w:t xml:space="preserve">Figure </w:t>
      </w:r>
      <w:r w:rsidR="00D645AC">
        <w:fldChar w:fldCharType="begin"/>
      </w:r>
      <w:r w:rsidR="00D645AC">
        <w:instrText xml:space="preserve"> SEQ Figure \* ARABIC </w:instrText>
      </w:r>
      <w:r w:rsidR="00D645AC">
        <w:fldChar w:fldCharType="separate"/>
      </w:r>
      <w:r w:rsidR="0097225A">
        <w:rPr>
          <w:noProof/>
        </w:rPr>
        <w:t>11</w:t>
      </w:r>
      <w:r w:rsidR="00D645AC">
        <w:rPr>
          <w:noProof/>
        </w:rPr>
        <w:fldChar w:fldCharType="end"/>
      </w:r>
    </w:p>
    <w:p w14:paraId="006A9EA1" w14:textId="4489DE2A" w:rsidR="000953E1" w:rsidRDefault="00D63D69" w:rsidP="000953E1">
      <w:pPr>
        <w:pStyle w:val="ppFigureCaptionIndent3"/>
      </w:pPr>
      <w:r>
        <w:t>Select MVC options</w:t>
      </w:r>
      <w:r w:rsidR="000953E1">
        <w:t>.</w:t>
      </w:r>
    </w:p>
    <w:p w14:paraId="48192DA3" w14:textId="77777777" w:rsidR="00C852D1" w:rsidRDefault="00C852D1" w:rsidP="009C0456">
      <w:pPr>
        <w:pStyle w:val="Step"/>
        <w:numPr>
          <w:ilvl w:val="0"/>
          <w:numId w:val="13"/>
        </w:numPr>
      </w:pPr>
      <w:r>
        <w:t>Click OK to create the project.</w:t>
      </w:r>
    </w:p>
    <w:p w14:paraId="60E1DAD1" w14:textId="6AE40177" w:rsidR="000647B5" w:rsidRPr="00793416" w:rsidRDefault="00D63D69" w:rsidP="009C0456">
      <w:pPr>
        <w:pStyle w:val="Step"/>
        <w:numPr>
          <w:ilvl w:val="0"/>
          <w:numId w:val="13"/>
        </w:numPr>
      </w:pPr>
      <w:r>
        <w:t xml:space="preserve">Right-click on the </w:t>
      </w:r>
      <w:proofErr w:type="spellStart"/>
      <w:r w:rsidR="00897C0D">
        <w:rPr>
          <w:b/>
        </w:rPr>
        <w:t>AzureWebApp</w:t>
      </w:r>
      <w:proofErr w:type="spellEnd"/>
      <w:r>
        <w:t xml:space="preserve"> project in the Solution Ex</w:t>
      </w:r>
      <w:r w:rsidR="009C0456">
        <w:t xml:space="preserve">plorer and select </w:t>
      </w:r>
      <w:r w:rsidR="009C0456" w:rsidRPr="009C0456">
        <w:rPr>
          <w:b/>
        </w:rPr>
        <w:t xml:space="preserve">Set as </w:t>
      </w:r>
      <w:proofErr w:type="spellStart"/>
      <w:r w:rsidR="009C0456" w:rsidRPr="009C0456">
        <w:rPr>
          <w:b/>
        </w:rPr>
        <w:t>StartU</w:t>
      </w:r>
      <w:r w:rsidRPr="009C0456">
        <w:rPr>
          <w:b/>
        </w:rPr>
        <w:t>p</w:t>
      </w:r>
      <w:proofErr w:type="spellEnd"/>
      <w:r w:rsidRPr="009C0456">
        <w:rPr>
          <w:b/>
        </w:rPr>
        <w:t xml:space="preserve"> project</w:t>
      </w:r>
      <w:r w:rsidR="006761D2" w:rsidRPr="00793416">
        <w:rPr>
          <w:b/>
        </w:rPr>
        <w:t>.</w:t>
      </w:r>
    </w:p>
    <w:p w14:paraId="641EB229" w14:textId="75083FAB" w:rsidR="00793416" w:rsidRDefault="009C0456" w:rsidP="00A109B6">
      <w:pPr>
        <w:pStyle w:val="Step"/>
        <w:numPr>
          <w:ilvl w:val="0"/>
          <w:numId w:val="13"/>
        </w:numPr>
      </w:pPr>
      <w:r>
        <w:t xml:space="preserve">With your Solution Platform set to </w:t>
      </w:r>
      <w:r w:rsidRPr="009C0456">
        <w:rPr>
          <w:b/>
        </w:rPr>
        <w:t>x86</w:t>
      </w:r>
      <w:r>
        <w:t xml:space="preserve"> and the Debug Target set to </w:t>
      </w:r>
      <w:r w:rsidRPr="009C0456">
        <w:rPr>
          <w:b/>
        </w:rPr>
        <w:t>Internet Explorer</w:t>
      </w:r>
      <w:r>
        <w:t>, b</w:t>
      </w:r>
      <w:r w:rsidR="00793416">
        <w:t xml:space="preserve">uild and run your app. </w:t>
      </w:r>
      <w:r>
        <w:t xml:space="preserve">You will see the default MVC index page running on </w:t>
      </w:r>
      <w:proofErr w:type="spellStart"/>
      <w:r>
        <w:t>localhost</w:t>
      </w:r>
      <w:proofErr w:type="spellEnd"/>
      <w:r>
        <w:t>.</w:t>
      </w:r>
    </w:p>
    <w:p w14:paraId="287D9C4A" w14:textId="77777777" w:rsidR="001069E2" w:rsidRDefault="001069E2" w:rsidP="001069E2">
      <w:pPr>
        <w:pStyle w:val="Step"/>
        <w:keepNext/>
        <w:numPr>
          <w:ilvl w:val="0"/>
          <w:numId w:val="0"/>
        </w:numPr>
        <w:ind w:left="720"/>
      </w:pPr>
      <w:r>
        <w:rPr>
          <w:noProof/>
        </w:rPr>
        <w:lastRenderedPageBreak/>
        <w:drawing>
          <wp:inline distT="0" distB="0" distL="0" distR="0" wp14:anchorId="21FB2613" wp14:editId="17025CCB">
            <wp:extent cx="4892376" cy="3304086"/>
            <wp:effectExtent l="0" t="0" r="1016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4">
                      <a:extLst>
                        <a:ext uri="{28A0092B-C50C-407E-A947-70E740481C1C}">
                          <a14:useLocalDpi xmlns:a14="http://schemas.microsoft.com/office/drawing/2010/main" val="0"/>
                        </a:ext>
                      </a:extLst>
                    </a:blip>
                    <a:stretch>
                      <a:fillRect/>
                    </a:stretch>
                  </pic:blipFill>
                  <pic:spPr>
                    <a:xfrm>
                      <a:off x="0" y="0"/>
                      <a:ext cx="4898520" cy="3308236"/>
                    </a:xfrm>
                    <a:prstGeom prst="rect">
                      <a:avLst/>
                    </a:prstGeom>
                  </pic:spPr>
                </pic:pic>
              </a:graphicData>
            </a:graphic>
          </wp:inline>
        </w:drawing>
      </w:r>
    </w:p>
    <w:p w14:paraId="75E17CA6" w14:textId="77777777" w:rsidR="001069E2" w:rsidRDefault="001069E2" w:rsidP="001069E2">
      <w:pPr>
        <w:pStyle w:val="ppFigureNumberIndent3"/>
      </w:pPr>
      <w:r>
        <w:t xml:space="preserve">Figure </w:t>
      </w:r>
      <w:r w:rsidR="00D645AC">
        <w:fldChar w:fldCharType="begin"/>
      </w:r>
      <w:r w:rsidR="00D645AC">
        <w:instrText xml:space="preserve"> SEQ</w:instrText>
      </w:r>
      <w:r w:rsidR="00D645AC">
        <w:instrText xml:space="preserve"> Figure \* ARABIC </w:instrText>
      </w:r>
      <w:r w:rsidR="00D645AC">
        <w:fldChar w:fldCharType="separate"/>
      </w:r>
      <w:r w:rsidR="0097225A">
        <w:rPr>
          <w:noProof/>
        </w:rPr>
        <w:t>12</w:t>
      </w:r>
      <w:r w:rsidR="00D645AC">
        <w:rPr>
          <w:noProof/>
        </w:rPr>
        <w:fldChar w:fldCharType="end"/>
      </w:r>
    </w:p>
    <w:p w14:paraId="706D3455" w14:textId="587F6F64" w:rsidR="001069E2" w:rsidRDefault="009C0456" w:rsidP="001069E2">
      <w:pPr>
        <w:pStyle w:val="ppFigureCaptionIndent3"/>
      </w:pPr>
      <w:r>
        <w:t>The default MVC website running in Internet Explorer</w:t>
      </w:r>
      <w:r w:rsidR="001069E2">
        <w:t>.</w:t>
      </w:r>
    </w:p>
    <w:p w14:paraId="000F9BEF" w14:textId="0D572659" w:rsidR="004E238E" w:rsidRPr="00473377" w:rsidRDefault="009C0456" w:rsidP="00EF2B42">
      <w:pPr>
        <w:pStyle w:val="Step"/>
        <w:numPr>
          <w:ilvl w:val="0"/>
          <w:numId w:val="13"/>
        </w:numPr>
      </w:pPr>
      <w:r>
        <w:t>Stop debugging and return to Visual Studio.</w:t>
      </w:r>
      <w:r w:rsidR="00EF2B42" w:rsidRPr="00473377">
        <w:t xml:space="preserve"> </w:t>
      </w:r>
    </w:p>
    <w:p w14:paraId="231BA25E" w14:textId="77777777" w:rsidR="00F33360" w:rsidRDefault="00F33360" w:rsidP="00F33360">
      <w:pPr>
        <w:pStyle w:val="ppListEnd"/>
        <w:numPr>
          <w:ilvl w:val="0"/>
          <w:numId w:val="0"/>
        </w:numPr>
        <w:ind w:left="173"/>
      </w:pPr>
    </w:p>
    <w:p w14:paraId="2A517296" w14:textId="0BCC1261" w:rsidR="009C0456" w:rsidRDefault="009C0456" w:rsidP="009C0456">
      <w:pPr>
        <w:pStyle w:val="ppProcedureStart"/>
      </w:pPr>
      <w:bookmarkStart w:id="13" w:name="_Toc431254529"/>
      <w:r>
        <w:t>Task 2 – Publish to Azure</w:t>
      </w:r>
      <w:bookmarkEnd w:id="13"/>
    </w:p>
    <w:p w14:paraId="2943C460" w14:textId="1202B171" w:rsidR="002A7ABC" w:rsidRDefault="00A24D87" w:rsidP="002A7ABC">
      <w:pPr>
        <w:pStyle w:val="ppNumberList"/>
        <w:numPr>
          <w:ilvl w:val="0"/>
          <w:numId w:val="0"/>
        </w:numPr>
      </w:pPr>
      <w:r>
        <w:t>To create a true hosted web app, it needs to be published to a server. In this task, you will follow the steps to publish the site to an existing Azure subscription.</w:t>
      </w:r>
    </w:p>
    <w:p w14:paraId="7195BE3E" w14:textId="49211E5E" w:rsidR="00A24D87" w:rsidRDefault="00A24D87" w:rsidP="00E3332A">
      <w:pPr>
        <w:pStyle w:val="ppNote"/>
      </w:pPr>
      <w:r w:rsidRPr="00A24D87">
        <w:rPr>
          <w:b/>
        </w:rPr>
        <w:t xml:space="preserve">Note: </w:t>
      </w:r>
      <w:r>
        <w:t xml:space="preserve">If you don’t already have an Azure subscription, you can sign up for a free 30-day trial at </w:t>
      </w:r>
      <w:hyperlink r:id="rId25" w:history="1">
        <w:r w:rsidRPr="00A24D87">
          <w:rPr>
            <w:rStyle w:val="Hyperlink"/>
            <w:rFonts w:cstheme="minorBidi"/>
          </w:rPr>
          <w:t>https://azure.microsoft.com/en-us/pricing/free-trial/</w:t>
        </w:r>
      </w:hyperlink>
      <w:r>
        <w:t>.</w:t>
      </w:r>
      <w:r w:rsidR="00B37A01">
        <w:t xml:space="preserve"> The free trial will work for this demo. </w:t>
      </w:r>
    </w:p>
    <w:p w14:paraId="1696D65D" w14:textId="44A59F84" w:rsidR="00C852D1" w:rsidRPr="00C852D1" w:rsidRDefault="00C852D1" w:rsidP="00E3332A">
      <w:pPr>
        <w:pStyle w:val="ppNote"/>
      </w:pPr>
      <w:r w:rsidRPr="004777E1">
        <w:t xml:space="preserve">Alternatively, if </w:t>
      </w:r>
      <w:r>
        <w:t xml:space="preserve">you have been issued with an Azure Pass, you can sign up for a time-limited free trial period using the Azure Pass promo code at </w:t>
      </w:r>
      <w:hyperlink r:id="rId26" w:history="1">
        <w:r w:rsidRPr="002153CE">
          <w:rPr>
            <w:rStyle w:val="Hyperlink"/>
            <w:rFonts w:ascii="Segoe UI" w:eastAsiaTheme="minorHAnsi" w:hAnsi="Segoe UI" w:cs="Segoe UI"/>
            <w:sz w:val="20"/>
            <w:szCs w:val="20"/>
            <w:lang w:val="en-GB" w:bidi="ar-SA"/>
          </w:rPr>
          <w:t>http://www.microsoftazurepass.com/</w:t>
        </w:r>
      </w:hyperlink>
      <w:r>
        <w:rPr>
          <w:rFonts w:ascii="Segoe UI" w:eastAsiaTheme="minorHAnsi" w:hAnsi="Segoe UI" w:cs="Segoe UI"/>
          <w:color w:val="000000"/>
          <w:sz w:val="20"/>
          <w:szCs w:val="20"/>
          <w:lang w:val="en-GB" w:bidi="ar-SA"/>
        </w:rPr>
        <w:t xml:space="preserve"> .</w:t>
      </w:r>
    </w:p>
    <w:p w14:paraId="33EFE8EB" w14:textId="2D72B7FB" w:rsidR="002A7ABC" w:rsidRDefault="00B37A01" w:rsidP="002A7ABC">
      <w:pPr>
        <w:pStyle w:val="Step"/>
        <w:numPr>
          <w:ilvl w:val="0"/>
          <w:numId w:val="20"/>
        </w:numPr>
      </w:pPr>
      <w:r>
        <w:t xml:space="preserve">Right-click on the </w:t>
      </w:r>
      <w:proofErr w:type="spellStart"/>
      <w:r w:rsidR="00897C0D">
        <w:rPr>
          <w:b/>
        </w:rPr>
        <w:t>Azure</w:t>
      </w:r>
      <w:r w:rsidRPr="00B37A01">
        <w:rPr>
          <w:b/>
        </w:rPr>
        <w:t>WebApp</w:t>
      </w:r>
      <w:proofErr w:type="spellEnd"/>
      <w:r>
        <w:t xml:space="preserve"> project in the Solution Explorer and choose </w:t>
      </w:r>
      <w:r w:rsidRPr="00B37A01">
        <w:rPr>
          <w:b/>
        </w:rPr>
        <w:t>Publish</w:t>
      </w:r>
      <w:r>
        <w:t>.</w:t>
      </w:r>
    </w:p>
    <w:p w14:paraId="6F0FC0A9" w14:textId="1CE9F04E" w:rsidR="00B37A01" w:rsidRDefault="00B37A01" w:rsidP="002A7ABC">
      <w:pPr>
        <w:pStyle w:val="Step"/>
        <w:numPr>
          <w:ilvl w:val="0"/>
          <w:numId w:val="20"/>
        </w:numPr>
      </w:pPr>
      <w:r>
        <w:t xml:space="preserve">When the Publish Web dialog opens, select </w:t>
      </w:r>
      <w:r w:rsidRPr="00B37A01">
        <w:rPr>
          <w:b/>
        </w:rPr>
        <w:t>Microsoft Azure Web Apps</w:t>
      </w:r>
      <w:r>
        <w:t xml:space="preserve"> as the publish target.</w:t>
      </w:r>
    </w:p>
    <w:p w14:paraId="49512ADA" w14:textId="77777777" w:rsidR="00B37A01" w:rsidRDefault="00B37A01" w:rsidP="00B37A01">
      <w:pPr>
        <w:pStyle w:val="Step"/>
        <w:keepNext/>
        <w:numPr>
          <w:ilvl w:val="0"/>
          <w:numId w:val="0"/>
        </w:numPr>
        <w:ind w:left="720"/>
      </w:pPr>
      <w:r>
        <w:rPr>
          <w:noProof/>
        </w:rPr>
        <w:lastRenderedPageBreak/>
        <w:drawing>
          <wp:inline distT="0" distB="0" distL="0" distR="0" wp14:anchorId="1BF4A8CA" wp14:editId="72114DFE">
            <wp:extent cx="5006676" cy="3954618"/>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7">
                      <a:extLst>
                        <a:ext uri="{28A0092B-C50C-407E-A947-70E740481C1C}">
                          <a14:useLocalDpi xmlns:a14="http://schemas.microsoft.com/office/drawing/2010/main" val="0"/>
                        </a:ext>
                      </a:extLst>
                    </a:blip>
                    <a:stretch>
                      <a:fillRect/>
                    </a:stretch>
                  </pic:blipFill>
                  <pic:spPr>
                    <a:xfrm>
                      <a:off x="0" y="0"/>
                      <a:ext cx="5011349" cy="3958309"/>
                    </a:xfrm>
                    <a:prstGeom prst="rect">
                      <a:avLst/>
                    </a:prstGeom>
                  </pic:spPr>
                </pic:pic>
              </a:graphicData>
            </a:graphic>
          </wp:inline>
        </w:drawing>
      </w:r>
    </w:p>
    <w:p w14:paraId="49E5CEAD" w14:textId="77777777" w:rsidR="00B37A01" w:rsidRDefault="00B37A01" w:rsidP="00B37A01">
      <w:pPr>
        <w:pStyle w:val="ppFigureNumberIndent3"/>
      </w:pPr>
      <w:r>
        <w:t xml:space="preserve">Figure </w:t>
      </w:r>
      <w:r w:rsidR="00D645AC">
        <w:fldChar w:fldCharType="begin"/>
      </w:r>
      <w:r w:rsidR="00D645AC">
        <w:instrText xml:space="preserve"> SEQ Figure \* ARABIC </w:instrText>
      </w:r>
      <w:r w:rsidR="00D645AC">
        <w:fldChar w:fldCharType="separate"/>
      </w:r>
      <w:r w:rsidR="0097225A">
        <w:rPr>
          <w:noProof/>
        </w:rPr>
        <w:t>13</w:t>
      </w:r>
      <w:r w:rsidR="00D645AC">
        <w:rPr>
          <w:noProof/>
        </w:rPr>
        <w:fldChar w:fldCharType="end"/>
      </w:r>
    </w:p>
    <w:p w14:paraId="1036A8C1" w14:textId="0BEDA05C" w:rsidR="00B37A01" w:rsidRDefault="00B37A01" w:rsidP="00B37A01">
      <w:pPr>
        <w:pStyle w:val="ppFigureCaptionIndent3"/>
      </w:pPr>
      <w:r>
        <w:t>The Publish Web dialog.</w:t>
      </w:r>
    </w:p>
    <w:p w14:paraId="54DE26DC" w14:textId="2E3D8A74" w:rsidR="00B37A01" w:rsidRDefault="00B37A01" w:rsidP="002A7ABC">
      <w:pPr>
        <w:pStyle w:val="Step"/>
        <w:numPr>
          <w:ilvl w:val="0"/>
          <w:numId w:val="20"/>
        </w:numPr>
      </w:pPr>
      <w:r>
        <w:t>A dialog will open to connect with your Azure account. Use the dropdown menu to select or add the account you used to sign up with Azure.</w:t>
      </w:r>
      <w:r w:rsidR="00DB16C6">
        <w:t xml:space="preserve"> Reenter your credentials if prompted.</w:t>
      </w:r>
    </w:p>
    <w:p w14:paraId="1282DB9E" w14:textId="77777777" w:rsidR="00DB16C6" w:rsidRDefault="00DB16C6" w:rsidP="00DB16C6">
      <w:pPr>
        <w:pStyle w:val="Step"/>
        <w:keepNext/>
        <w:numPr>
          <w:ilvl w:val="0"/>
          <w:numId w:val="0"/>
        </w:numPr>
        <w:ind w:left="720"/>
      </w:pPr>
      <w:r>
        <w:rPr>
          <w:noProof/>
        </w:rPr>
        <w:lastRenderedPageBreak/>
        <w:drawing>
          <wp:inline distT="0" distB="0" distL="0" distR="0" wp14:anchorId="6D67AA12" wp14:editId="562540F8">
            <wp:extent cx="4329705" cy="3958309"/>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8">
                      <a:extLst>
                        <a:ext uri="{28A0092B-C50C-407E-A947-70E740481C1C}">
                          <a14:useLocalDpi xmlns:a14="http://schemas.microsoft.com/office/drawing/2010/main" val="0"/>
                        </a:ext>
                      </a:extLst>
                    </a:blip>
                    <a:stretch>
                      <a:fillRect/>
                    </a:stretch>
                  </pic:blipFill>
                  <pic:spPr>
                    <a:xfrm>
                      <a:off x="0" y="0"/>
                      <a:ext cx="4329705" cy="3958309"/>
                    </a:xfrm>
                    <a:prstGeom prst="rect">
                      <a:avLst/>
                    </a:prstGeom>
                  </pic:spPr>
                </pic:pic>
              </a:graphicData>
            </a:graphic>
          </wp:inline>
        </w:drawing>
      </w:r>
    </w:p>
    <w:p w14:paraId="413006F4" w14:textId="77777777" w:rsidR="00DB16C6" w:rsidRDefault="00DB16C6" w:rsidP="00DB16C6">
      <w:pPr>
        <w:pStyle w:val="ppFigureNumberIndent3"/>
      </w:pPr>
      <w:r>
        <w:t xml:space="preserve">Figure </w:t>
      </w:r>
      <w:r w:rsidR="00D645AC">
        <w:fldChar w:fldCharType="begin"/>
      </w:r>
      <w:r w:rsidR="00D645AC">
        <w:instrText xml:space="preserve"> SEQ</w:instrText>
      </w:r>
      <w:r w:rsidR="00D645AC">
        <w:instrText xml:space="preserve"> Figure \* ARABIC </w:instrText>
      </w:r>
      <w:r w:rsidR="00D645AC">
        <w:fldChar w:fldCharType="separate"/>
      </w:r>
      <w:r w:rsidR="0097225A">
        <w:rPr>
          <w:noProof/>
        </w:rPr>
        <w:t>14</w:t>
      </w:r>
      <w:r w:rsidR="00D645AC">
        <w:rPr>
          <w:noProof/>
        </w:rPr>
        <w:fldChar w:fldCharType="end"/>
      </w:r>
    </w:p>
    <w:p w14:paraId="757B33E5" w14:textId="7F33AD3C" w:rsidR="00DB16C6" w:rsidRDefault="00F870D3" w:rsidP="00DB16C6">
      <w:pPr>
        <w:pStyle w:val="ppFigureCaptionIndent3"/>
      </w:pPr>
      <w:r>
        <w:t>Sign in to Azure</w:t>
      </w:r>
      <w:r w:rsidR="00DB16C6">
        <w:t>.</w:t>
      </w:r>
    </w:p>
    <w:p w14:paraId="0D9004C0" w14:textId="3AECA3EA" w:rsidR="00B37A01" w:rsidRDefault="00B37A01" w:rsidP="00B37A01">
      <w:pPr>
        <w:pStyle w:val="ppNote"/>
      </w:pPr>
      <w:r>
        <w:rPr>
          <w:b/>
        </w:rPr>
        <w:t>Note:</w:t>
      </w:r>
      <w:r>
        <w:t xml:space="preserve"> If you</w:t>
      </w:r>
      <w:r w:rsidR="00DB16C6">
        <w:t xml:space="preserve"> signed up for Azure </w:t>
      </w:r>
      <w:r>
        <w:t>but</w:t>
      </w:r>
      <w:r w:rsidR="00DB16C6">
        <w:t xml:space="preserve"> still</w:t>
      </w:r>
      <w:r>
        <w:t xml:space="preserve"> see </w:t>
      </w:r>
      <w:r w:rsidR="00DB16C6">
        <w:t>a</w:t>
      </w:r>
      <w:r>
        <w:t xml:space="preserve"> message </w:t>
      </w:r>
      <w:r w:rsidR="00DB16C6">
        <w:t>in the dialog saying</w:t>
      </w:r>
      <w:r>
        <w:t xml:space="preserve"> </w:t>
      </w:r>
      <w:r w:rsidRPr="00DB16C6">
        <w:rPr>
          <w:b/>
        </w:rPr>
        <w:t>This account has no subscriptions</w:t>
      </w:r>
      <w:r>
        <w:t>, you may have more than one Microsoft account. Microsoft accounts and Microsoft Work/School accounts are distinct, even if you signed up for each with the same email address.</w:t>
      </w:r>
    </w:p>
    <w:p w14:paraId="5EA0059C" w14:textId="23592718" w:rsidR="00B37A01" w:rsidRDefault="00B37A01" w:rsidP="00B37A01">
      <w:pPr>
        <w:pStyle w:val="ppNote"/>
      </w:pPr>
      <w:r>
        <w:t xml:space="preserve">Check which </w:t>
      </w:r>
      <w:r w:rsidR="00DB16C6">
        <w:t>account is linked to your Azure subscription and add its credentials to proceed.</w:t>
      </w:r>
    </w:p>
    <w:p w14:paraId="39522ADB" w14:textId="4BCC8603" w:rsidR="00B37A01" w:rsidRDefault="0001314E" w:rsidP="002A7ABC">
      <w:pPr>
        <w:pStyle w:val="Step"/>
        <w:numPr>
          <w:ilvl w:val="0"/>
          <w:numId w:val="20"/>
        </w:numPr>
      </w:pPr>
      <w:r>
        <w:t>Once you are logged in, use the Subscription drop-down menu to select the subscription you would like to use. If you are on the free trial, it will be the only subscription available.</w:t>
      </w:r>
    </w:p>
    <w:p w14:paraId="45494EB1" w14:textId="77777777" w:rsidR="00F870D3" w:rsidRDefault="00F870D3" w:rsidP="00F870D3">
      <w:pPr>
        <w:pStyle w:val="Step"/>
        <w:keepNext/>
        <w:numPr>
          <w:ilvl w:val="0"/>
          <w:numId w:val="0"/>
        </w:numPr>
        <w:ind w:left="720"/>
      </w:pPr>
      <w:r>
        <w:rPr>
          <w:noProof/>
        </w:rPr>
        <w:lastRenderedPageBreak/>
        <w:drawing>
          <wp:inline distT="0" distB="0" distL="0" distR="0" wp14:anchorId="7048BDE0" wp14:editId="76694570">
            <wp:extent cx="4329705" cy="3944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9">
                      <a:extLst>
                        <a:ext uri="{28A0092B-C50C-407E-A947-70E740481C1C}">
                          <a14:useLocalDpi xmlns:a14="http://schemas.microsoft.com/office/drawing/2010/main" val="0"/>
                        </a:ext>
                      </a:extLst>
                    </a:blip>
                    <a:stretch>
                      <a:fillRect/>
                    </a:stretch>
                  </pic:blipFill>
                  <pic:spPr>
                    <a:xfrm>
                      <a:off x="0" y="0"/>
                      <a:ext cx="4329705" cy="3944950"/>
                    </a:xfrm>
                    <a:prstGeom prst="rect">
                      <a:avLst/>
                    </a:prstGeom>
                  </pic:spPr>
                </pic:pic>
              </a:graphicData>
            </a:graphic>
          </wp:inline>
        </w:drawing>
      </w:r>
    </w:p>
    <w:p w14:paraId="285CBDDC" w14:textId="77777777" w:rsidR="00F870D3" w:rsidRDefault="00F870D3" w:rsidP="00F870D3">
      <w:pPr>
        <w:pStyle w:val="ppFigureNumberIndent3"/>
      </w:pPr>
      <w:r>
        <w:t xml:space="preserve">Figure </w:t>
      </w:r>
      <w:r w:rsidR="00D645AC">
        <w:fldChar w:fldCharType="begin"/>
      </w:r>
      <w:r w:rsidR="00D645AC">
        <w:instrText xml:space="preserve"> SEQ Figure \* ARABIC </w:instrText>
      </w:r>
      <w:r w:rsidR="00D645AC">
        <w:fldChar w:fldCharType="separate"/>
      </w:r>
      <w:r w:rsidR="0097225A">
        <w:rPr>
          <w:noProof/>
        </w:rPr>
        <w:t>15</w:t>
      </w:r>
      <w:r w:rsidR="00D645AC">
        <w:rPr>
          <w:noProof/>
        </w:rPr>
        <w:fldChar w:fldCharType="end"/>
      </w:r>
    </w:p>
    <w:p w14:paraId="7F96EA05" w14:textId="72A5E1D4" w:rsidR="00F870D3" w:rsidRDefault="00F870D3" w:rsidP="00F870D3">
      <w:pPr>
        <w:pStyle w:val="ppFigureCaptionIndent3"/>
      </w:pPr>
      <w:r>
        <w:t>Select a subscription.</w:t>
      </w:r>
    </w:p>
    <w:p w14:paraId="21E9F7BD" w14:textId="7FE3E61D" w:rsidR="00F870D3" w:rsidRDefault="00F870D3" w:rsidP="002A7ABC">
      <w:pPr>
        <w:pStyle w:val="Step"/>
        <w:numPr>
          <w:ilvl w:val="0"/>
          <w:numId w:val="20"/>
        </w:numPr>
      </w:pPr>
      <w:r>
        <w:t xml:space="preserve">While still in the Microsoft Azure Web Apps dialog, use the </w:t>
      </w:r>
      <w:r w:rsidRPr="00F870D3">
        <w:rPr>
          <w:b/>
        </w:rPr>
        <w:t>New</w:t>
      </w:r>
      <w:r>
        <w:t xml:space="preserve"> button to add a Web App to your account.</w:t>
      </w:r>
    </w:p>
    <w:p w14:paraId="1E47E2A0" w14:textId="77777777" w:rsidR="00F870D3" w:rsidRDefault="00F870D3" w:rsidP="00F870D3">
      <w:pPr>
        <w:pStyle w:val="Step"/>
        <w:keepNext/>
        <w:numPr>
          <w:ilvl w:val="0"/>
          <w:numId w:val="0"/>
        </w:numPr>
        <w:ind w:left="720"/>
      </w:pPr>
      <w:r>
        <w:rPr>
          <w:noProof/>
        </w:rPr>
        <w:lastRenderedPageBreak/>
        <w:drawing>
          <wp:inline distT="0" distB="0" distL="0" distR="0" wp14:anchorId="49AEF7F5" wp14:editId="5B3B07C4">
            <wp:extent cx="4329705" cy="367667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30">
                      <a:extLst>
                        <a:ext uri="{28A0092B-C50C-407E-A947-70E740481C1C}">
                          <a14:useLocalDpi xmlns:a14="http://schemas.microsoft.com/office/drawing/2010/main" val="0"/>
                        </a:ext>
                      </a:extLst>
                    </a:blip>
                    <a:stretch>
                      <a:fillRect/>
                    </a:stretch>
                  </pic:blipFill>
                  <pic:spPr>
                    <a:xfrm>
                      <a:off x="0" y="0"/>
                      <a:ext cx="4329705" cy="3676670"/>
                    </a:xfrm>
                    <a:prstGeom prst="rect">
                      <a:avLst/>
                    </a:prstGeom>
                  </pic:spPr>
                </pic:pic>
              </a:graphicData>
            </a:graphic>
          </wp:inline>
        </w:drawing>
      </w:r>
    </w:p>
    <w:p w14:paraId="46CDC56D" w14:textId="77777777" w:rsidR="00F870D3" w:rsidRDefault="00F870D3" w:rsidP="00F870D3">
      <w:pPr>
        <w:pStyle w:val="ppFigureNumberIndent3"/>
      </w:pPr>
      <w:r>
        <w:t xml:space="preserve">Figure </w:t>
      </w:r>
      <w:r w:rsidR="00D645AC">
        <w:fldChar w:fldCharType="begin"/>
      </w:r>
      <w:r w:rsidR="00D645AC">
        <w:instrText xml:space="preserve"> SEQ Figure \* ARABIC </w:instrText>
      </w:r>
      <w:r w:rsidR="00D645AC">
        <w:fldChar w:fldCharType="separate"/>
      </w:r>
      <w:r w:rsidR="0097225A">
        <w:rPr>
          <w:noProof/>
        </w:rPr>
        <w:t>16</w:t>
      </w:r>
      <w:r w:rsidR="00D645AC">
        <w:rPr>
          <w:noProof/>
        </w:rPr>
        <w:fldChar w:fldCharType="end"/>
      </w:r>
    </w:p>
    <w:p w14:paraId="0C209364" w14:textId="36F3AF65" w:rsidR="00F870D3" w:rsidRDefault="00F870D3" w:rsidP="00F870D3">
      <w:pPr>
        <w:pStyle w:val="ppFigureCaptionIndent3"/>
      </w:pPr>
      <w:r>
        <w:t>Set up a Web App on Azure.</w:t>
      </w:r>
    </w:p>
    <w:p w14:paraId="289A76E1" w14:textId="3A1E675F" w:rsidR="00F870D3" w:rsidRDefault="00F870D3" w:rsidP="00F870D3">
      <w:pPr>
        <w:pStyle w:val="Step"/>
        <w:numPr>
          <w:ilvl w:val="0"/>
          <w:numId w:val="20"/>
        </w:numPr>
      </w:pPr>
      <w:r>
        <w:t>Give your web app a unique name. Your app will be hosted at azurewebsites.net. A green checkmark will appear if the name is not in use.</w:t>
      </w:r>
    </w:p>
    <w:p w14:paraId="58C30A4A" w14:textId="03CE50E0" w:rsidR="00F870D3" w:rsidRDefault="00F870D3" w:rsidP="002A7ABC">
      <w:pPr>
        <w:pStyle w:val="Step"/>
        <w:numPr>
          <w:ilvl w:val="0"/>
          <w:numId w:val="20"/>
        </w:numPr>
      </w:pPr>
      <w:r>
        <w:t xml:space="preserve">Use the dropdown menus to select or create an </w:t>
      </w:r>
      <w:r w:rsidRPr="00F870D3">
        <w:rPr>
          <w:b/>
        </w:rPr>
        <w:t>App Service plan</w:t>
      </w:r>
      <w:r>
        <w:t xml:space="preserve"> and </w:t>
      </w:r>
      <w:r w:rsidRPr="00F870D3">
        <w:rPr>
          <w:b/>
        </w:rPr>
        <w:t>resource group</w:t>
      </w:r>
      <w:r>
        <w:t xml:space="preserve">. Choose a region near you from the </w:t>
      </w:r>
      <w:r w:rsidRPr="00F870D3">
        <w:rPr>
          <w:b/>
        </w:rPr>
        <w:t>Region</w:t>
      </w:r>
      <w:r>
        <w:t xml:space="preserve"> dropdown.</w:t>
      </w:r>
    </w:p>
    <w:p w14:paraId="1D01506F" w14:textId="2141EE6F" w:rsidR="00F870D3" w:rsidRDefault="00F870D3" w:rsidP="002A7ABC">
      <w:pPr>
        <w:pStyle w:val="Step"/>
        <w:numPr>
          <w:ilvl w:val="0"/>
          <w:numId w:val="20"/>
        </w:numPr>
      </w:pPr>
      <w:r>
        <w:t xml:space="preserve">Leave the </w:t>
      </w:r>
      <w:r w:rsidRPr="00F870D3">
        <w:rPr>
          <w:b/>
        </w:rPr>
        <w:t>Data server</w:t>
      </w:r>
      <w:r>
        <w:t xml:space="preserve"> option set to </w:t>
      </w:r>
      <w:r w:rsidRPr="00F870D3">
        <w:rPr>
          <w:b/>
        </w:rPr>
        <w:t>No database</w:t>
      </w:r>
      <w:r>
        <w:t xml:space="preserve">. Click </w:t>
      </w:r>
      <w:r w:rsidRPr="00577580">
        <w:rPr>
          <w:b/>
        </w:rPr>
        <w:t>Create</w:t>
      </w:r>
      <w:r>
        <w:t xml:space="preserve"> to add your web app.</w:t>
      </w:r>
      <w:r w:rsidR="00577580">
        <w:t xml:space="preserve"> You may need to wait a few minutes for the process to complete.</w:t>
      </w:r>
    </w:p>
    <w:p w14:paraId="07E8A8E6" w14:textId="7149CC70" w:rsidR="00577580" w:rsidRDefault="00577580" w:rsidP="002A7ABC">
      <w:pPr>
        <w:pStyle w:val="Step"/>
        <w:numPr>
          <w:ilvl w:val="0"/>
          <w:numId w:val="20"/>
        </w:numPr>
      </w:pPr>
      <w:r>
        <w:t xml:space="preserve">After adding the web app, you will return to the Publish Web dialog. Leave the publish method set to Web Deploy and keep all the default settings in the </w:t>
      </w:r>
      <w:r w:rsidRPr="00577580">
        <w:rPr>
          <w:b/>
        </w:rPr>
        <w:t>Connection</w:t>
      </w:r>
      <w:r>
        <w:t xml:space="preserve">, </w:t>
      </w:r>
      <w:r w:rsidRPr="00577580">
        <w:rPr>
          <w:b/>
        </w:rPr>
        <w:t>Settings</w:t>
      </w:r>
      <w:r>
        <w:t xml:space="preserve">, and </w:t>
      </w:r>
      <w:r w:rsidRPr="00577580">
        <w:rPr>
          <w:b/>
        </w:rPr>
        <w:t>Preview</w:t>
      </w:r>
      <w:r>
        <w:t xml:space="preserve"> tabs.</w:t>
      </w:r>
    </w:p>
    <w:p w14:paraId="60EC68F0" w14:textId="77777777" w:rsidR="00577580" w:rsidRDefault="00577580" w:rsidP="00577580">
      <w:pPr>
        <w:pStyle w:val="Step"/>
        <w:keepNext/>
        <w:numPr>
          <w:ilvl w:val="0"/>
          <w:numId w:val="0"/>
        </w:numPr>
        <w:ind w:left="720"/>
      </w:pPr>
      <w:r>
        <w:rPr>
          <w:noProof/>
        </w:rPr>
        <w:lastRenderedPageBreak/>
        <w:drawing>
          <wp:inline distT="0" distB="0" distL="0" distR="0" wp14:anchorId="7E50E8BE" wp14:editId="38F9C9F6">
            <wp:extent cx="4329705" cy="3424808"/>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31">
                      <a:extLst>
                        <a:ext uri="{28A0092B-C50C-407E-A947-70E740481C1C}">
                          <a14:useLocalDpi xmlns:a14="http://schemas.microsoft.com/office/drawing/2010/main" val="0"/>
                        </a:ext>
                      </a:extLst>
                    </a:blip>
                    <a:stretch>
                      <a:fillRect/>
                    </a:stretch>
                  </pic:blipFill>
                  <pic:spPr>
                    <a:xfrm>
                      <a:off x="0" y="0"/>
                      <a:ext cx="4329705" cy="3424808"/>
                    </a:xfrm>
                    <a:prstGeom prst="rect">
                      <a:avLst/>
                    </a:prstGeom>
                  </pic:spPr>
                </pic:pic>
              </a:graphicData>
            </a:graphic>
          </wp:inline>
        </w:drawing>
      </w:r>
    </w:p>
    <w:p w14:paraId="6882B6EC" w14:textId="77777777" w:rsidR="00577580" w:rsidRDefault="00577580" w:rsidP="00577580">
      <w:pPr>
        <w:pStyle w:val="ppFigureNumberIndent3"/>
      </w:pPr>
      <w:r>
        <w:t xml:space="preserve">Figure </w:t>
      </w:r>
      <w:r w:rsidR="00D645AC">
        <w:fldChar w:fldCharType="begin"/>
      </w:r>
      <w:r w:rsidR="00D645AC">
        <w:instrText xml:space="preserve"> SEQ Figure \* ARABIC </w:instrText>
      </w:r>
      <w:r w:rsidR="00D645AC">
        <w:fldChar w:fldCharType="separate"/>
      </w:r>
      <w:r w:rsidR="0097225A">
        <w:rPr>
          <w:noProof/>
        </w:rPr>
        <w:t>17</w:t>
      </w:r>
      <w:r w:rsidR="00D645AC">
        <w:rPr>
          <w:noProof/>
        </w:rPr>
        <w:fldChar w:fldCharType="end"/>
      </w:r>
    </w:p>
    <w:p w14:paraId="79C1B450" w14:textId="22CE43C2" w:rsidR="00577580" w:rsidRDefault="00577580" w:rsidP="00577580">
      <w:pPr>
        <w:pStyle w:val="ppFigureCaptionIndent3"/>
      </w:pPr>
      <w:r>
        <w:t>Publish the web app.</w:t>
      </w:r>
    </w:p>
    <w:p w14:paraId="3734D6CE" w14:textId="012168E4" w:rsidR="00577580" w:rsidRDefault="00577580" w:rsidP="002A7ABC">
      <w:pPr>
        <w:pStyle w:val="Step"/>
        <w:numPr>
          <w:ilvl w:val="0"/>
          <w:numId w:val="20"/>
        </w:numPr>
      </w:pPr>
      <w:r>
        <w:t xml:space="preserve">Use the </w:t>
      </w:r>
      <w:r w:rsidRPr="00577580">
        <w:rPr>
          <w:b/>
        </w:rPr>
        <w:t>Publish</w:t>
      </w:r>
      <w:r>
        <w:t xml:space="preserve"> button to publish your web app.</w:t>
      </w:r>
    </w:p>
    <w:p w14:paraId="5E0A250B" w14:textId="176B7D5A" w:rsidR="00577580" w:rsidRDefault="00577580" w:rsidP="002A7ABC">
      <w:pPr>
        <w:pStyle w:val="Step"/>
        <w:numPr>
          <w:ilvl w:val="0"/>
          <w:numId w:val="20"/>
        </w:numPr>
      </w:pPr>
      <w:r>
        <w:t>Your web app wil</w:t>
      </w:r>
      <w:r w:rsidR="00A5085B">
        <w:t>l open in the browser with a URI</w:t>
      </w:r>
      <w:r>
        <w:t xml:space="preserve"> at </w:t>
      </w:r>
      <w:r w:rsidRPr="00577580">
        <w:rPr>
          <w:b/>
        </w:rPr>
        <w:t>azurewebsites.net</w:t>
      </w:r>
      <w:r>
        <w:t>.</w:t>
      </w:r>
      <w:r w:rsidR="0071182A">
        <w:t xml:space="preserve"> Resize the browser window to view its responsive behavior.</w:t>
      </w:r>
    </w:p>
    <w:p w14:paraId="502872A2" w14:textId="77777777" w:rsidR="0071182A" w:rsidRDefault="0071182A" w:rsidP="0071182A">
      <w:pPr>
        <w:pStyle w:val="Step"/>
        <w:keepNext/>
        <w:numPr>
          <w:ilvl w:val="0"/>
          <w:numId w:val="0"/>
        </w:numPr>
        <w:ind w:left="720"/>
      </w:pPr>
      <w:r>
        <w:rPr>
          <w:noProof/>
        </w:rPr>
        <w:lastRenderedPageBreak/>
        <w:drawing>
          <wp:inline distT="0" distB="0" distL="0" distR="0" wp14:anchorId="4C5B06F1" wp14:editId="29FD5BDE">
            <wp:extent cx="5006676" cy="337560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32">
                      <a:extLst>
                        <a:ext uri="{28A0092B-C50C-407E-A947-70E740481C1C}">
                          <a14:useLocalDpi xmlns:a14="http://schemas.microsoft.com/office/drawing/2010/main" val="0"/>
                        </a:ext>
                      </a:extLst>
                    </a:blip>
                    <a:stretch>
                      <a:fillRect/>
                    </a:stretch>
                  </pic:blipFill>
                  <pic:spPr>
                    <a:xfrm>
                      <a:off x="0" y="0"/>
                      <a:ext cx="5011883" cy="3379116"/>
                    </a:xfrm>
                    <a:prstGeom prst="rect">
                      <a:avLst/>
                    </a:prstGeom>
                  </pic:spPr>
                </pic:pic>
              </a:graphicData>
            </a:graphic>
          </wp:inline>
        </w:drawing>
      </w:r>
    </w:p>
    <w:p w14:paraId="3AC2987B" w14:textId="77777777" w:rsidR="0071182A" w:rsidRDefault="0071182A" w:rsidP="0071182A">
      <w:pPr>
        <w:pStyle w:val="ppFigureNumberIndent3"/>
      </w:pPr>
      <w:r>
        <w:t xml:space="preserve">Figure </w:t>
      </w:r>
      <w:r w:rsidR="00D645AC">
        <w:fldChar w:fldCharType="begin"/>
      </w:r>
      <w:r w:rsidR="00D645AC">
        <w:instrText xml:space="preserve"> SEQ Figure \* ARABIC </w:instrText>
      </w:r>
      <w:r w:rsidR="00D645AC">
        <w:fldChar w:fldCharType="separate"/>
      </w:r>
      <w:r w:rsidR="0097225A">
        <w:rPr>
          <w:noProof/>
        </w:rPr>
        <w:t>18</w:t>
      </w:r>
      <w:r w:rsidR="00D645AC">
        <w:rPr>
          <w:noProof/>
        </w:rPr>
        <w:fldChar w:fldCharType="end"/>
      </w:r>
    </w:p>
    <w:p w14:paraId="314AC1AA" w14:textId="3BC36DD8" w:rsidR="0071182A" w:rsidRDefault="0071182A" w:rsidP="0071182A">
      <w:pPr>
        <w:pStyle w:val="ppFigureCaptionIndent3"/>
      </w:pPr>
      <w:r>
        <w:t>The published web app.</w:t>
      </w:r>
    </w:p>
    <w:p w14:paraId="06E618A6" w14:textId="444C4244" w:rsidR="00577580" w:rsidRPr="002A7ABC" w:rsidRDefault="00577580" w:rsidP="002A7ABC">
      <w:pPr>
        <w:pStyle w:val="Step"/>
        <w:numPr>
          <w:ilvl w:val="0"/>
          <w:numId w:val="20"/>
        </w:numPr>
      </w:pPr>
      <w:r>
        <w:t>Close the browser and return to Visual Studio.</w:t>
      </w:r>
    </w:p>
    <w:p w14:paraId="6182A82D" w14:textId="77777777" w:rsidR="002A7ABC" w:rsidRDefault="002A7ABC" w:rsidP="002A7ABC">
      <w:pPr>
        <w:pStyle w:val="ppListEnd"/>
      </w:pPr>
    </w:p>
    <w:p w14:paraId="3C96F9C1" w14:textId="04759B2A" w:rsidR="00577580" w:rsidRDefault="00577580" w:rsidP="00577580">
      <w:pPr>
        <w:pStyle w:val="ppProcedureStart"/>
      </w:pPr>
      <w:bookmarkStart w:id="14" w:name="_Toc431254530"/>
      <w:r>
        <w:t>Task 3 – Host the web app</w:t>
      </w:r>
      <w:bookmarkEnd w:id="14"/>
    </w:p>
    <w:p w14:paraId="148E7343" w14:textId="656875A5" w:rsidR="00577580" w:rsidRDefault="0071182A" w:rsidP="00577580">
      <w:pPr>
        <w:pStyle w:val="ppNumberList"/>
        <w:numPr>
          <w:ilvl w:val="0"/>
          <w:numId w:val="0"/>
        </w:numPr>
      </w:pPr>
      <w:r>
        <w:t xml:space="preserve">You now have a live, responsive site that is ready to be hosted in an app. In this task, you will set up </w:t>
      </w:r>
      <w:r w:rsidR="00570F82">
        <w:t>a hosted web app</w:t>
      </w:r>
      <w:r>
        <w:t xml:space="preserve"> project to host the </w:t>
      </w:r>
      <w:proofErr w:type="spellStart"/>
      <w:r w:rsidR="00570F82" w:rsidRPr="00570F82">
        <w:rPr>
          <w:b/>
        </w:rPr>
        <w:t>AzureWebApp</w:t>
      </w:r>
      <w:proofErr w:type="spellEnd"/>
      <w:r>
        <w:t xml:space="preserve"> site.</w:t>
      </w:r>
    </w:p>
    <w:p w14:paraId="7CF754B0" w14:textId="30A25670" w:rsidR="004A4D94" w:rsidRDefault="004A4D94" w:rsidP="004A4D94">
      <w:pPr>
        <w:pStyle w:val="Step"/>
        <w:numPr>
          <w:ilvl w:val="0"/>
          <w:numId w:val="22"/>
        </w:numPr>
      </w:pPr>
      <w:r>
        <w:t>Right-click on the solution in the</w:t>
      </w:r>
      <w:r w:rsidR="0071182A">
        <w:t xml:space="preserve"> Solution Explorer</w:t>
      </w:r>
      <w:r>
        <w:t xml:space="preserve"> and choose </w:t>
      </w:r>
      <w:r w:rsidRPr="004A4D94">
        <w:rPr>
          <w:b/>
        </w:rPr>
        <w:t>Add &gt; New Project</w:t>
      </w:r>
      <w:r w:rsidR="0071182A">
        <w:t xml:space="preserve">. </w:t>
      </w:r>
      <w:r>
        <w:t xml:space="preserve">Navigate to </w:t>
      </w:r>
      <w:r w:rsidRPr="004A4D94">
        <w:rPr>
          <w:b/>
        </w:rPr>
        <w:t>Installed &gt; Templates &gt; JavaScript</w:t>
      </w:r>
      <w:r w:rsidRPr="00D8270B">
        <w:t xml:space="preserve"> </w:t>
      </w:r>
      <w:r>
        <w:t xml:space="preserve">and select the </w:t>
      </w:r>
      <w:r w:rsidRPr="004A4D94">
        <w:rPr>
          <w:b/>
        </w:rPr>
        <w:t>Blank App (Universal Windows)</w:t>
      </w:r>
      <w:r w:rsidRPr="00D8270B">
        <w:t xml:space="preserve"> template.</w:t>
      </w:r>
    </w:p>
    <w:p w14:paraId="317965FC" w14:textId="391E734B" w:rsidR="004A4D94" w:rsidRDefault="004A4D94" w:rsidP="004A4D94">
      <w:pPr>
        <w:pStyle w:val="Step"/>
        <w:numPr>
          <w:ilvl w:val="0"/>
          <w:numId w:val="22"/>
        </w:numPr>
      </w:pPr>
      <w:r>
        <w:t xml:space="preserve">Name the project </w:t>
      </w:r>
      <w:proofErr w:type="spellStart"/>
      <w:r w:rsidRPr="004A4D94">
        <w:rPr>
          <w:b/>
        </w:rPr>
        <w:t>HostedWebApp</w:t>
      </w:r>
      <w:proofErr w:type="spellEnd"/>
      <w:r>
        <w:t xml:space="preserve"> and add it to the solution.</w:t>
      </w:r>
    </w:p>
    <w:p w14:paraId="194A43F9" w14:textId="77777777" w:rsidR="004A4D94" w:rsidRDefault="004A4D94" w:rsidP="004A4D94">
      <w:pPr>
        <w:pStyle w:val="ppFigureIndent3"/>
        <w:keepNext/>
      </w:pPr>
      <w:r>
        <w:rPr>
          <w:lang w:bidi="ar-SA"/>
        </w:rPr>
        <w:lastRenderedPageBreak/>
        <w:drawing>
          <wp:inline distT="0" distB="0" distL="0" distR="0" wp14:anchorId="57078F59" wp14:editId="480594CD">
            <wp:extent cx="5004732" cy="3484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33">
                      <a:extLst>
                        <a:ext uri="{28A0092B-C50C-407E-A947-70E740481C1C}">
                          <a14:useLocalDpi xmlns:a14="http://schemas.microsoft.com/office/drawing/2010/main" val="0"/>
                        </a:ext>
                      </a:extLst>
                    </a:blip>
                    <a:stretch>
                      <a:fillRect/>
                    </a:stretch>
                  </pic:blipFill>
                  <pic:spPr>
                    <a:xfrm>
                      <a:off x="0" y="0"/>
                      <a:ext cx="5004732" cy="3484620"/>
                    </a:xfrm>
                    <a:prstGeom prst="rect">
                      <a:avLst/>
                    </a:prstGeom>
                  </pic:spPr>
                </pic:pic>
              </a:graphicData>
            </a:graphic>
          </wp:inline>
        </w:drawing>
      </w:r>
    </w:p>
    <w:p w14:paraId="511E6F9D" w14:textId="77777777" w:rsidR="004A4D94" w:rsidRDefault="004A4D94" w:rsidP="004A4D94">
      <w:pPr>
        <w:pStyle w:val="ppFigureNumberIndent3"/>
      </w:pPr>
      <w:r>
        <w:t xml:space="preserve">Figure </w:t>
      </w:r>
      <w:fldSimple w:instr=" SEQ Figure \* ARABIC ">
        <w:r w:rsidR="0097225A">
          <w:rPr>
            <w:noProof/>
          </w:rPr>
          <w:t>19</w:t>
        </w:r>
      </w:fldSimple>
    </w:p>
    <w:p w14:paraId="6983B659" w14:textId="09EA787A" w:rsidR="004A4D94" w:rsidRDefault="004A4D94" w:rsidP="004A4D94">
      <w:pPr>
        <w:pStyle w:val="ppFigureCaptionIndent3"/>
      </w:pPr>
      <w:r>
        <w:t xml:space="preserve">Create the </w:t>
      </w:r>
      <w:proofErr w:type="spellStart"/>
      <w:r w:rsidRPr="002E0A51">
        <w:t>HostedWebApp</w:t>
      </w:r>
      <w:proofErr w:type="spellEnd"/>
      <w:r>
        <w:t xml:space="preserve"> project in Visual Studio 2015.</w:t>
      </w:r>
    </w:p>
    <w:p w14:paraId="6039C67B" w14:textId="06584298" w:rsidR="004A4D94" w:rsidRDefault="002E0A51" w:rsidP="004A4D94">
      <w:pPr>
        <w:pStyle w:val="Step"/>
      </w:pPr>
      <w:r>
        <w:t xml:space="preserve">Delete the </w:t>
      </w:r>
      <w:proofErr w:type="spellStart"/>
      <w:r w:rsidRPr="002E0A51">
        <w:rPr>
          <w:b/>
        </w:rPr>
        <w:t>css</w:t>
      </w:r>
      <w:proofErr w:type="spellEnd"/>
      <w:r>
        <w:t xml:space="preserve">, </w:t>
      </w:r>
      <w:proofErr w:type="spellStart"/>
      <w:r w:rsidRPr="002E0A51">
        <w:rPr>
          <w:b/>
        </w:rPr>
        <w:t>js</w:t>
      </w:r>
      <w:proofErr w:type="spellEnd"/>
      <w:r>
        <w:t xml:space="preserve">, and </w:t>
      </w:r>
      <w:proofErr w:type="spellStart"/>
      <w:r w:rsidRPr="002E0A51">
        <w:rPr>
          <w:b/>
        </w:rPr>
        <w:t>WinJS</w:t>
      </w:r>
      <w:proofErr w:type="spellEnd"/>
      <w:r>
        <w:t xml:space="preserve"> folders and the </w:t>
      </w:r>
      <w:r w:rsidRPr="002E0A51">
        <w:rPr>
          <w:b/>
        </w:rPr>
        <w:t>default.html</w:t>
      </w:r>
      <w:r>
        <w:t xml:space="preserve"> file from the </w:t>
      </w:r>
      <w:proofErr w:type="spellStart"/>
      <w:r w:rsidRPr="002E0A51">
        <w:rPr>
          <w:b/>
        </w:rPr>
        <w:t>HostedWebApp</w:t>
      </w:r>
      <w:proofErr w:type="spellEnd"/>
      <w:r>
        <w:t xml:space="preserve"> project</w:t>
      </w:r>
      <w:r w:rsidR="004A4D94">
        <w:t>.</w:t>
      </w:r>
    </w:p>
    <w:p w14:paraId="7458E50D" w14:textId="09EA787A" w:rsidR="006A602F" w:rsidRDefault="006A602F" w:rsidP="006A602F">
      <w:pPr>
        <w:pStyle w:val="ppNote"/>
      </w:pPr>
      <w:r w:rsidRPr="006A602F">
        <w:rPr>
          <w:b/>
        </w:rPr>
        <w:t xml:space="preserve">Note: </w:t>
      </w:r>
      <w:r>
        <w:t xml:space="preserve">When creating a web app that contains only hosted content, you may delete the </w:t>
      </w:r>
      <w:proofErr w:type="spellStart"/>
      <w:r w:rsidRPr="006A602F">
        <w:rPr>
          <w:b/>
        </w:rPr>
        <w:t>css</w:t>
      </w:r>
      <w:proofErr w:type="spellEnd"/>
      <w:r>
        <w:t xml:space="preserve">, </w:t>
      </w:r>
      <w:proofErr w:type="spellStart"/>
      <w:r w:rsidRPr="006A602F">
        <w:rPr>
          <w:b/>
        </w:rPr>
        <w:t>js</w:t>
      </w:r>
      <w:proofErr w:type="spellEnd"/>
      <w:r>
        <w:t xml:space="preserve">, and </w:t>
      </w:r>
      <w:proofErr w:type="spellStart"/>
      <w:r w:rsidRPr="006A602F">
        <w:rPr>
          <w:b/>
        </w:rPr>
        <w:t>WinJS</w:t>
      </w:r>
      <w:proofErr w:type="spellEnd"/>
      <w:r>
        <w:t xml:space="preserve"> folders as well as the </w:t>
      </w:r>
      <w:r w:rsidRPr="006A602F">
        <w:rPr>
          <w:b/>
        </w:rPr>
        <w:t>default.html</w:t>
      </w:r>
      <w:r>
        <w:t xml:space="preserve"> file. </w:t>
      </w:r>
      <w:r w:rsidR="008464B4">
        <w:t>We’ve deleted these files, b</w:t>
      </w:r>
      <w:r w:rsidR="00C13087">
        <w:t>ut you might choose to keep them and use them to</w:t>
      </w:r>
      <w:r>
        <w:t xml:space="preserve"> </w:t>
      </w:r>
      <w:r w:rsidR="008464B4">
        <w:t>implement</w:t>
      </w:r>
      <w:r>
        <w:t xml:space="preserve"> an offline </w:t>
      </w:r>
      <w:r w:rsidR="008464B4">
        <w:t>landing page for your app</w:t>
      </w:r>
      <w:r>
        <w:t xml:space="preserve">. </w:t>
      </w:r>
    </w:p>
    <w:p w14:paraId="6472BF83" w14:textId="02FF7A2B" w:rsidR="002E0A51" w:rsidRDefault="002E0A51" w:rsidP="00577580">
      <w:pPr>
        <w:pStyle w:val="Step"/>
        <w:numPr>
          <w:ilvl w:val="0"/>
          <w:numId w:val="22"/>
        </w:numPr>
      </w:pPr>
      <w:r>
        <w:t xml:space="preserve">Open the </w:t>
      </w:r>
      <w:proofErr w:type="spellStart"/>
      <w:r w:rsidRPr="00443313">
        <w:rPr>
          <w:b/>
        </w:rPr>
        <w:t>Package.appxmanifest</w:t>
      </w:r>
      <w:proofErr w:type="spellEnd"/>
      <w:r>
        <w:t xml:space="preserve"> in the manifest editor.</w:t>
      </w:r>
    </w:p>
    <w:p w14:paraId="7DE777FA" w14:textId="7A87874C" w:rsidR="00443313" w:rsidRDefault="00A5085B" w:rsidP="00577580">
      <w:pPr>
        <w:pStyle w:val="Step"/>
        <w:numPr>
          <w:ilvl w:val="0"/>
          <w:numId w:val="22"/>
        </w:numPr>
      </w:pPr>
      <w:r>
        <w:t xml:space="preserve">On the </w:t>
      </w:r>
      <w:r w:rsidRPr="00E3332A">
        <w:rPr>
          <w:b/>
        </w:rPr>
        <w:t>Application</w:t>
      </w:r>
      <w:r>
        <w:t xml:space="preserve"> tab, change the </w:t>
      </w:r>
      <w:r w:rsidRPr="00E3332A">
        <w:rPr>
          <w:b/>
        </w:rPr>
        <w:t>Start page</w:t>
      </w:r>
      <w:r>
        <w:t xml:space="preserve"> to the URI of your Azure site.</w:t>
      </w:r>
    </w:p>
    <w:p w14:paraId="626C00AF" w14:textId="77777777" w:rsidR="00BB75C4" w:rsidRDefault="00BB75C4" w:rsidP="00BB75C4">
      <w:pPr>
        <w:pStyle w:val="Step"/>
        <w:keepNext/>
        <w:numPr>
          <w:ilvl w:val="0"/>
          <w:numId w:val="0"/>
        </w:numPr>
        <w:ind w:left="720"/>
      </w:pPr>
      <w:r>
        <w:rPr>
          <w:noProof/>
        </w:rPr>
        <w:drawing>
          <wp:inline distT="0" distB="0" distL="0" distR="0" wp14:anchorId="642F2A19" wp14:editId="4A62BFD7">
            <wp:extent cx="5011883" cy="190575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34">
                      <a:extLst>
                        <a:ext uri="{28A0092B-C50C-407E-A947-70E740481C1C}">
                          <a14:useLocalDpi xmlns:a14="http://schemas.microsoft.com/office/drawing/2010/main" val="0"/>
                        </a:ext>
                      </a:extLst>
                    </a:blip>
                    <a:stretch>
                      <a:fillRect/>
                    </a:stretch>
                  </pic:blipFill>
                  <pic:spPr>
                    <a:xfrm>
                      <a:off x="0" y="0"/>
                      <a:ext cx="5011883" cy="1905753"/>
                    </a:xfrm>
                    <a:prstGeom prst="rect">
                      <a:avLst/>
                    </a:prstGeom>
                  </pic:spPr>
                </pic:pic>
              </a:graphicData>
            </a:graphic>
          </wp:inline>
        </w:drawing>
      </w:r>
    </w:p>
    <w:p w14:paraId="64632F82" w14:textId="77777777" w:rsidR="00BB75C4" w:rsidRDefault="00BB75C4" w:rsidP="00BB75C4">
      <w:pPr>
        <w:pStyle w:val="ppFigureNumberIndent3"/>
      </w:pPr>
      <w:r>
        <w:t xml:space="preserve">Figure </w:t>
      </w:r>
      <w:r w:rsidR="00D645AC">
        <w:fldChar w:fldCharType="begin"/>
      </w:r>
      <w:r w:rsidR="00D645AC">
        <w:instrText xml:space="preserve"> SEQ Figure \* ARABIC </w:instrText>
      </w:r>
      <w:r w:rsidR="00D645AC">
        <w:fldChar w:fldCharType="separate"/>
      </w:r>
      <w:r w:rsidR="0097225A">
        <w:rPr>
          <w:noProof/>
        </w:rPr>
        <w:t>20</w:t>
      </w:r>
      <w:r w:rsidR="00D645AC">
        <w:rPr>
          <w:noProof/>
        </w:rPr>
        <w:fldChar w:fldCharType="end"/>
      </w:r>
    </w:p>
    <w:p w14:paraId="27BB2900" w14:textId="5C05DAF5" w:rsidR="00BB75C4" w:rsidRDefault="00BB75C4" w:rsidP="00BB75C4">
      <w:pPr>
        <w:pStyle w:val="ppFigureCaptionIndent3"/>
      </w:pPr>
      <w:r>
        <w:lastRenderedPageBreak/>
        <w:t>Set your Azure site as the Start page.</w:t>
      </w:r>
    </w:p>
    <w:p w14:paraId="40C72FE4" w14:textId="7670ABE8" w:rsidR="00A5085B" w:rsidRDefault="00A5085B" w:rsidP="00577580">
      <w:pPr>
        <w:pStyle w:val="Step"/>
        <w:numPr>
          <w:ilvl w:val="0"/>
          <w:numId w:val="22"/>
        </w:numPr>
      </w:pPr>
      <w:r>
        <w:t xml:space="preserve">Navigate to the the </w:t>
      </w:r>
      <w:r w:rsidRPr="00A5085B">
        <w:rPr>
          <w:b/>
        </w:rPr>
        <w:t>Content URIs</w:t>
      </w:r>
      <w:r>
        <w:t xml:space="preserve"> tab. Add your Azure website URI as a content URI. Set its </w:t>
      </w:r>
      <w:r w:rsidRPr="00A5085B">
        <w:rPr>
          <w:b/>
        </w:rPr>
        <w:t>Rule</w:t>
      </w:r>
      <w:r>
        <w:t xml:space="preserve"> to </w:t>
      </w:r>
      <w:r w:rsidRPr="00A5085B">
        <w:rPr>
          <w:b/>
        </w:rPr>
        <w:t>Include</w:t>
      </w:r>
      <w:r>
        <w:t xml:space="preserve"> and </w:t>
      </w:r>
      <w:proofErr w:type="spellStart"/>
      <w:r w:rsidRPr="00A5085B">
        <w:rPr>
          <w:b/>
        </w:rPr>
        <w:t>WinRT</w:t>
      </w:r>
      <w:proofErr w:type="spellEnd"/>
      <w:r w:rsidRPr="00A5085B">
        <w:rPr>
          <w:b/>
        </w:rPr>
        <w:t xml:space="preserve"> access</w:t>
      </w:r>
      <w:r>
        <w:t xml:space="preserve"> to </w:t>
      </w:r>
      <w:r w:rsidRPr="00A5085B">
        <w:rPr>
          <w:b/>
        </w:rPr>
        <w:t>All</w:t>
      </w:r>
      <w:r>
        <w:t xml:space="preserve">. You will use the </w:t>
      </w:r>
      <w:proofErr w:type="spellStart"/>
      <w:r>
        <w:t>WinRT</w:t>
      </w:r>
      <w:proofErr w:type="spellEnd"/>
      <w:r>
        <w:t xml:space="preserve"> access in the next task.</w:t>
      </w:r>
    </w:p>
    <w:p w14:paraId="30B417BC" w14:textId="77777777" w:rsidR="00BB75C4" w:rsidRDefault="00BB75C4" w:rsidP="00BB75C4">
      <w:pPr>
        <w:pStyle w:val="Step"/>
        <w:keepNext/>
        <w:numPr>
          <w:ilvl w:val="0"/>
          <w:numId w:val="0"/>
        </w:numPr>
        <w:ind w:left="720"/>
      </w:pPr>
      <w:r>
        <w:rPr>
          <w:noProof/>
        </w:rPr>
        <w:drawing>
          <wp:inline distT="0" distB="0" distL="0" distR="0" wp14:anchorId="504AC576" wp14:editId="1100DC57">
            <wp:extent cx="5011883" cy="2083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35">
                      <a:extLst>
                        <a:ext uri="{28A0092B-C50C-407E-A947-70E740481C1C}">
                          <a14:useLocalDpi xmlns:a14="http://schemas.microsoft.com/office/drawing/2010/main" val="0"/>
                        </a:ext>
                      </a:extLst>
                    </a:blip>
                    <a:stretch>
                      <a:fillRect/>
                    </a:stretch>
                  </pic:blipFill>
                  <pic:spPr>
                    <a:xfrm>
                      <a:off x="0" y="0"/>
                      <a:ext cx="5011883" cy="2083200"/>
                    </a:xfrm>
                    <a:prstGeom prst="rect">
                      <a:avLst/>
                    </a:prstGeom>
                  </pic:spPr>
                </pic:pic>
              </a:graphicData>
            </a:graphic>
          </wp:inline>
        </w:drawing>
      </w:r>
    </w:p>
    <w:p w14:paraId="07FF5C45" w14:textId="77777777" w:rsidR="00BB75C4" w:rsidRDefault="00BB75C4" w:rsidP="00BB75C4">
      <w:pPr>
        <w:pStyle w:val="ppFigureNumberIndent3"/>
      </w:pPr>
      <w:r>
        <w:t xml:space="preserve">Figure </w:t>
      </w:r>
      <w:r w:rsidR="00D645AC">
        <w:fldChar w:fldCharType="begin"/>
      </w:r>
      <w:r w:rsidR="00D645AC">
        <w:instrText xml:space="preserve"> SEQ Figure \* ARABIC </w:instrText>
      </w:r>
      <w:r w:rsidR="00D645AC">
        <w:fldChar w:fldCharType="separate"/>
      </w:r>
      <w:r w:rsidR="0097225A">
        <w:rPr>
          <w:noProof/>
        </w:rPr>
        <w:t>21</w:t>
      </w:r>
      <w:r w:rsidR="00D645AC">
        <w:rPr>
          <w:noProof/>
        </w:rPr>
        <w:fldChar w:fldCharType="end"/>
      </w:r>
    </w:p>
    <w:p w14:paraId="49F7563C" w14:textId="2B34C812" w:rsidR="00BB75C4" w:rsidRDefault="000D2743" w:rsidP="000D2743">
      <w:pPr>
        <w:pStyle w:val="ppFigureCaptionIndent3"/>
      </w:pPr>
      <w:r>
        <w:t xml:space="preserve">Add the Content URI for your Azure site and give it </w:t>
      </w:r>
      <w:proofErr w:type="spellStart"/>
      <w:r>
        <w:t>WinRT</w:t>
      </w:r>
      <w:proofErr w:type="spellEnd"/>
      <w:r>
        <w:t xml:space="preserve"> access</w:t>
      </w:r>
      <w:r w:rsidR="00BB75C4">
        <w:t>.</w:t>
      </w:r>
    </w:p>
    <w:p w14:paraId="7388C550" w14:textId="35FC4EA6" w:rsidR="00A5085B" w:rsidRPr="00B24843" w:rsidRDefault="00A5085B" w:rsidP="00A5085B">
      <w:pPr>
        <w:pStyle w:val="ppNote"/>
      </w:pPr>
      <w:r>
        <w:rPr>
          <w:b/>
        </w:rPr>
        <w:t>Note:</w:t>
      </w:r>
      <w:r>
        <w:t xml:space="preserve"> The Application Content URI Rules (ACURS) for your app dictate the pages that are hosted or allowed by the app. For instance, you may wish your users to be able to browse </w:t>
      </w:r>
      <w:r w:rsidR="00A82832">
        <w:t>your website</w:t>
      </w:r>
      <w:r>
        <w:t xml:space="preserve"> within the </w:t>
      </w:r>
      <w:r w:rsidR="00A82832">
        <w:t>app but force external</w:t>
      </w:r>
      <w:r>
        <w:t xml:space="preserve"> </w:t>
      </w:r>
      <w:r w:rsidR="00A82832">
        <w:t xml:space="preserve">links </w:t>
      </w:r>
      <w:r>
        <w:t xml:space="preserve">to open in a browser. These inclusions and exclusions allow you to control the boundaries of your app and prevent it from behaving like a standard web browser. Content URIs also give you the ability to turn Windows Runtime access on or off for different parts of the app and to decide if that access should be given for </w:t>
      </w:r>
      <w:r w:rsidRPr="00B24843">
        <w:rPr>
          <w:b/>
        </w:rPr>
        <w:t>None</w:t>
      </w:r>
      <w:r>
        <w:t xml:space="preserve">, </w:t>
      </w:r>
      <w:r w:rsidRPr="00B24843">
        <w:rPr>
          <w:b/>
        </w:rPr>
        <w:t>All</w:t>
      </w:r>
      <w:r>
        <w:t xml:space="preserve">, or </w:t>
      </w:r>
      <w:r w:rsidRPr="00B24843">
        <w:rPr>
          <w:b/>
        </w:rPr>
        <w:t>Allow for web only</w:t>
      </w:r>
      <w:r>
        <w:t>.</w:t>
      </w:r>
      <w:r w:rsidR="00FC1B30">
        <w:t xml:space="preserve"> </w:t>
      </w:r>
    </w:p>
    <w:p w14:paraId="2E9D0466" w14:textId="743553C5" w:rsidR="00A5085B" w:rsidRDefault="00A5085B" w:rsidP="00EF2B42">
      <w:pPr>
        <w:pStyle w:val="ppNote"/>
      </w:pPr>
      <w:r>
        <w:t xml:space="preserve">To specify a remote URI, use the </w:t>
      </w:r>
      <w:r w:rsidRPr="00292A92">
        <w:rPr>
          <w:b/>
        </w:rPr>
        <w:t>http://</w:t>
      </w:r>
      <w:r>
        <w:t xml:space="preserve"> protocol. To specify a local URI, use the </w:t>
      </w:r>
      <w:proofErr w:type="spellStart"/>
      <w:r w:rsidRPr="00292A92">
        <w:rPr>
          <w:b/>
        </w:rPr>
        <w:t>ms</w:t>
      </w:r>
      <w:proofErr w:type="spellEnd"/>
      <w:r w:rsidRPr="00292A92">
        <w:rPr>
          <w:b/>
        </w:rPr>
        <w:t>-</w:t>
      </w:r>
      <w:proofErr w:type="spellStart"/>
      <w:r w:rsidRPr="00292A92">
        <w:rPr>
          <w:b/>
        </w:rPr>
        <w:t>appx</w:t>
      </w:r>
      <w:proofErr w:type="spellEnd"/>
      <w:r w:rsidRPr="00292A92">
        <w:rPr>
          <w:b/>
        </w:rPr>
        <w:t>-web:///</w:t>
      </w:r>
      <w:r>
        <w:t xml:space="preserve"> protocol.</w:t>
      </w:r>
    </w:p>
    <w:p w14:paraId="0F4D7E38" w14:textId="77777777" w:rsidR="005738A4" w:rsidRDefault="00FC1B30" w:rsidP="00577580">
      <w:pPr>
        <w:pStyle w:val="Step"/>
        <w:numPr>
          <w:ilvl w:val="0"/>
          <w:numId w:val="22"/>
        </w:numPr>
      </w:pPr>
      <w:r>
        <w:t xml:space="preserve">Save and exit the manifest. </w:t>
      </w:r>
      <w:r w:rsidR="005738A4">
        <w:t xml:space="preserve">Right-click on the </w:t>
      </w:r>
      <w:proofErr w:type="spellStart"/>
      <w:r w:rsidR="005738A4" w:rsidRPr="005738A4">
        <w:rPr>
          <w:b/>
        </w:rPr>
        <w:t>HostedWebApp</w:t>
      </w:r>
      <w:proofErr w:type="spellEnd"/>
      <w:r w:rsidR="005738A4">
        <w:t xml:space="preserve"> project in the Solution Explorer and choose </w:t>
      </w:r>
      <w:r w:rsidR="005738A4" w:rsidRPr="005738A4">
        <w:rPr>
          <w:b/>
        </w:rPr>
        <w:t xml:space="preserve">Set as </w:t>
      </w:r>
      <w:proofErr w:type="spellStart"/>
      <w:r w:rsidR="005738A4" w:rsidRPr="005738A4">
        <w:rPr>
          <w:b/>
        </w:rPr>
        <w:t>StartUp</w:t>
      </w:r>
      <w:proofErr w:type="spellEnd"/>
      <w:r w:rsidR="005738A4" w:rsidRPr="005738A4">
        <w:rPr>
          <w:b/>
        </w:rPr>
        <w:t xml:space="preserve"> Project</w:t>
      </w:r>
      <w:r w:rsidR="005738A4">
        <w:t>.</w:t>
      </w:r>
    </w:p>
    <w:p w14:paraId="58BE855C" w14:textId="51F7B21D" w:rsidR="00A5085B" w:rsidRDefault="00FC1B30" w:rsidP="00577580">
      <w:pPr>
        <w:pStyle w:val="Step"/>
        <w:numPr>
          <w:ilvl w:val="0"/>
          <w:numId w:val="22"/>
        </w:numPr>
      </w:pPr>
      <w:r>
        <w:t xml:space="preserve">Build and run the </w:t>
      </w:r>
      <w:proofErr w:type="spellStart"/>
      <w:r w:rsidR="002E0A51" w:rsidRPr="002E0A51">
        <w:rPr>
          <w:b/>
        </w:rPr>
        <w:t>Hosted</w:t>
      </w:r>
      <w:r w:rsidRPr="003A01A5">
        <w:rPr>
          <w:b/>
        </w:rPr>
        <w:t>WebApp</w:t>
      </w:r>
      <w:proofErr w:type="spellEnd"/>
      <w:r>
        <w:t xml:space="preserve"> project</w:t>
      </w:r>
      <w:r w:rsidR="005738A4">
        <w:t xml:space="preserve"> on the </w:t>
      </w:r>
      <w:r w:rsidR="005738A4" w:rsidRPr="005738A4">
        <w:rPr>
          <w:b/>
        </w:rPr>
        <w:t>Local Machine</w:t>
      </w:r>
      <w:r>
        <w:t xml:space="preserve">. You will see the Azure site in the app window. The </w:t>
      </w:r>
      <w:r w:rsidR="003A01A5">
        <w:t>hosted web</w:t>
      </w:r>
      <w:r>
        <w:t xml:space="preserve"> </w:t>
      </w:r>
      <w:r w:rsidR="003A01A5">
        <w:t xml:space="preserve">app </w:t>
      </w:r>
      <w:r>
        <w:t>pulls live content from the Azure server, so you will see the latest version of the site every time you run the app. Resize the app window to see how the responsive design of the site carries over to the app.</w:t>
      </w:r>
    </w:p>
    <w:p w14:paraId="6913207E" w14:textId="77777777" w:rsidR="00FC1B30" w:rsidRDefault="00FC1B30" w:rsidP="00FC1B30">
      <w:pPr>
        <w:pStyle w:val="Step"/>
        <w:keepNext/>
        <w:numPr>
          <w:ilvl w:val="0"/>
          <w:numId w:val="0"/>
        </w:numPr>
        <w:ind w:left="720"/>
      </w:pPr>
      <w:bookmarkStart w:id="15" w:name="_GoBack"/>
      <w:r>
        <w:rPr>
          <w:noProof/>
        </w:rPr>
        <w:lastRenderedPageBreak/>
        <w:drawing>
          <wp:inline distT="0" distB="0" distL="0" distR="0" wp14:anchorId="2B6EB0E0" wp14:editId="373B4A9A">
            <wp:extent cx="5010550" cy="3238863"/>
            <wp:effectExtent l="0" t="0" r="0" b="127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36">
                      <a:extLst>
                        <a:ext uri="{28A0092B-C50C-407E-A947-70E740481C1C}">
                          <a14:useLocalDpi xmlns:a14="http://schemas.microsoft.com/office/drawing/2010/main" val="0"/>
                        </a:ext>
                      </a:extLst>
                    </a:blip>
                    <a:stretch>
                      <a:fillRect/>
                    </a:stretch>
                  </pic:blipFill>
                  <pic:spPr>
                    <a:xfrm>
                      <a:off x="0" y="0"/>
                      <a:ext cx="5010550" cy="3238863"/>
                    </a:xfrm>
                    <a:prstGeom prst="rect">
                      <a:avLst/>
                    </a:prstGeom>
                  </pic:spPr>
                </pic:pic>
              </a:graphicData>
            </a:graphic>
          </wp:inline>
        </w:drawing>
      </w:r>
      <w:bookmarkEnd w:id="15"/>
    </w:p>
    <w:p w14:paraId="1DD2710B" w14:textId="77777777" w:rsidR="00FC1B30" w:rsidRDefault="00FC1B30" w:rsidP="00FC1B30">
      <w:pPr>
        <w:pStyle w:val="ppFigureNumberIndent3"/>
      </w:pPr>
      <w:r>
        <w:t xml:space="preserve">Figure </w:t>
      </w:r>
      <w:r w:rsidR="00D645AC">
        <w:fldChar w:fldCharType="begin"/>
      </w:r>
      <w:r w:rsidR="00D645AC">
        <w:instrText xml:space="preserve"> SEQ Figure \* ARABIC </w:instrText>
      </w:r>
      <w:r w:rsidR="00D645AC">
        <w:fldChar w:fldCharType="separate"/>
      </w:r>
      <w:r w:rsidR="0097225A">
        <w:rPr>
          <w:noProof/>
        </w:rPr>
        <w:t>22</w:t>
      </w:r>
      <w:r w:rsidR="00D645AC">
        <w:rPr>
          <w:noProof/>
        </w:rPr>
        <w:fldChar w:fldCharType="end"/>
      </w:r>
    </w:p>
    <w:p w14:paraId="03D090E7" w14:textId="1C0FD6A7" w:rsidR="00FC1B30" w:rsidRDefault="00FC1B30" w:rsidP="00FC1B30">
      <w:pPr>
        <w:pStyle w:val="ppFigureCaptionIndent3"/>
      </w:pPr>
      <w:r>
        <w:t>The Azure site as a hosted web app.</w:t>
      </w:r>
    </w:p>
    <w:p w14:paraId="04FCC040" w14:textId="01E53426" w:rsidR="00FC1B30" w:rsidRPr="00577580" w:rsidRDefault="00FC1B30" w:rsidP="00577580">
      <w:pPr>
        <w:pStyle w:val="Step"/>
        <w:numPr>
          <w:ilvl w:val="0"/>
          <w:numId w:val="22"/>
        </w:numPr>
      </w:pPr>
      <w:r>
        <w:t>Stop debugging and return to Visual Studio.</w:t>
      </w:r>
    </w:p>
    <w:p w14:paraId="7ED9CC0A" w14:textId="77777777" w:rsidR="00577580" w:rsidRDefault="00577580" w:rsidP="00577580">
      <w:pPr>
        <w:pStyle w:val="ppListEnd"/>
      </w:pPr>
    </w:p>
    <w:p w14:paraId="652CE491" w14:textId="28F2B71B" w:rsidR="00577580" w:rsidRDefault="00577580" w:rsidP="00577580">
      <w:pPr>
        <w:pStyle w:val="ppProcedureStart"/>
      </w:pPr>
      <w:bookmarkStart w:id="16" w:name="_Toc431254531"/>
      <w:r>
        <w:t>Task 4 – Send a toast</w:t>
      </w:r>
      <w:r w:rsidR="00034D3F">
        <w:t xml:space="preserve"> notification</w:t>
      </w:r>
      <w:bookmarkEnd w:id="16"/>
    </w:p>
    <w:p w14:paraId="0D25569A" w14:textId="60A04A30" w:rsidR="00577580" w:rsidRDefault="005E181E" w:rsidP="00577580">
      <w:pPr>
        <w:pStyle w:val="ppNumberList"/>
        <w:numPr>
          <w:ilvl w:val="0"/>
          <w:numId w:val="0"/>
        </w:numPr>
      </w:pPr>
      <w:r>
        <w:t xml:space="preserve">Now that we have a hosted web app up and running, let’s set it up to send a toast </w:t>
      </w:r>
      <w:r w:rsidR="005853E2">
        <w:t>when it</w:t>
      </w:r>
      <w:r>
        <w:t xml:space="preserve"> detects it is running as hosted app content.</w:t>
      </w:r>
    </w:p>
    <w:p w14:paraId="4C6DBC12" w14:textId="3A025D2B" w:rsidR="00577580" w:rsidRDefault="005E181E" w:rsidP="00577580">
      <w:pPr>
        <w:pStyle w:val="Step"/>
        <w:numPr>
          <w:ilvl w:val="0"/>
          <w:numId w:val="21"/>
        </w:numPr>
      </w:pPr>
      <w:r>
        <w:t xml:space="preserve">Return to the </w:t>
      </w:r>
      <w:proofErr w:type="spellStart"/>
      <w:r>
        <w:rPr>
          <w:b/>
        </w:rPr>
        <w:t>AzureWebApp</w:t>
      </w:r>
      <w:proofErr w:type="spellEnd"/>
      <w:r>
        <w:t xml:space="preserve"> project.</w:t>
      </w:r>
      <w:r w:rsidR="003A01A5">
        <w:t xml:space="preserve"> </w:t>
      </w:r>
      <w:r w:rsidR="00021336">
        <w:t xml:space="preserve">Right-click on the </w:t>
      </w:r>
      <w:r w:rsidR="00021336" w:rsidRPr="00021336">
        <w:rPr>
          <w:b/>
        </w:rPr>
        <w:t>Scripts</w:t>
      </w:r>
      <w:r w:rsidR="00021336">
        <w:t xml:space="preserve"> folder and choose </w:t>
      </w:r>
      <w:r w:rsidR="00021336" w:rsidRPr="00021336">
        <w:rPr>
          <w:b/>
        </w:rPr>
        <w:t>Add &gt; JavaScript file</w:t>
      </w:r>
      <w:r w:rsidR="00021336">
        <w:t xml:space="preserve">. Give it the name </w:t>
      </w:r>
      <w:r w:rsidR="00021336" w:rsidRPr="00021336">
        <w:rPr>
          <w:b/>
        </w:rPr>
        <w:t>notifications.js</w:t>
      </w:r>
      <w:r w:rsidR="00021336">
        <w:t>.</w:t>
      </w:r>
    </w:p>
    <w:p w14:paraId="07BD1836" w14:textId="5B9ED9AB" w:rsidR="00021336" w:rsidRDefault="00021336" w:rsidP="00577580">
      <w:pPr>
        <w:pStyle w:val="Step"/>
        <w:numPr>
          <w:ilvl w:val="0"/>
          <w:numId w:val="21"/>
        </w:numPr>
      </w:pPr>
      <w:r>
        <w:t xml:space="preserve">Open </w:t>
      </w:r>
      <w:proofErr w:type="spellStart"/>
      <w:r w:rsidRPr="00021336">
        <w:rPr>
          <w:b/>
        </w:rPr>
        <w:t>App_Start</w:t>
      </w:r>
      <w:proofErr w:type="spellEnd"/>
      <w:r w:rsidRPr="00021336">
        <w:rPr>
          <w:b/>
        </w:rPr>
        <w:t xml:space="preserve"> &gt; </w:t>
      </w:r>
      <w:proofErr w:type="spellStart"/>
      <w:r w:rsidRPr="00021336">
        <w:rPr>
          <w:b/>
        </w:rPr>
        <w:t>BundleConfig.cs</w:t>
      </w:r>
      <w:proofErr w:type="spellEnd"/>
      <w:r>
        <w:t xml:space="preserve">. Add </w:t>
      </w:r>
      <w:r w:rsidRPr="00021336">
        <w:rPr>
          <w:b/>
        </w:rPr>
        <w:t>notifications.js</w:t>
      </w:r>
      <w:r>
        <w:t xml:space="preserve"> to the Bundle containing bootstrap.js and respond.js. Remember to add a comma after the previous script in the list.</w:t>
      </w:r>
    </w:p>
    <w:p w14:paraId="1D2F6A0F" w14:textId="352C1238" w:rsidR="00021336" w:rsidRDefault="00021336" w:rsidP="00021336">
      <w:pPr>
        <w:pStyle w:val="ppCodeLanguage"/>
      </w:pPr>
      <w:r>
        <w:t>C#</w:t>
      </w:r>
    </w:p>
    <w:p w14:paraId="24A568F4" w14:textId="77777777" w:rsidR="00021336" w:rsidRDefault="00021336" w:rsidP="00021336">
      <w:pPr>
        <w:pStyle w:val="ppCode"/>
      </w:pPr>
      <w:proofErr w:type="spellStart"/>
      <w:proofErr w:type="gramStart"/>
      <w:r>
        <w:t>bundles.Add</w:t>
      </w:r>
      <w:proofErr w:type="spellEnd"/>
      <w:proofErr w:type="gramEnd"/>
      <w:r>
        <w:t xml:space="preserve">(new </w:t>
      </w:r>
      <w:proofErr w:type="spellStart"/>
      <w:r>
        <w:t>ScriptBundle</w:t>
      </w:r>
      <w:proofErr w:type="spellEnd"/>
      <w:r>
        <w:t>("~/bundles/bootstrap").Include(</w:t>
      </w:r>
    </w:p>
    <w:p w14:paraId="78B8316D" w14:textId="1E6572FE" w:rsidR="00021336" w:rsidRDefault="00021336" w:rsidP="00021336">
      <w:pPr>
        <w:pStyle w:val="ppCode"/>
      </w:pPr>
      <w:r>
        <w:t xml:space="preserve">    "~/Scripts/bootstrap.js",</w:t>
      </w:r>
    </w:p>
    <w:p w14:paraId="4D4D2C2A" w14:textId="34F94235" w:rsidR="00021336" w:rsidRDefault="00021336" w:rsidP="00021336">
      <w:pPr>
        <w:pStyle w:val="ppCode"/>
      </w:pPr>
      <w:r>
        <w:t xml:space="preserve">    "~/Scripts/respond.js"</w:t>
      </w:r>
      <w:r w:rsidRPr="00021336">
        <w:rPr>
          <w:color w:val="FF0000"/>
        </w:rPr>
        <w:t>,</w:t>
      </w:r>
    </w:p>
    <w:p w14:paraId="46C9576F" w14:textId="140C6472" w:rsidR="00021336" w:rsidRPr="00021336" w:rsidRDefault="00021336" w:rsidP="00021336">
      <w:pPr>
        <w:pStyle w:val="ppCode"/>
      </w:pPr>
      <w:r>
        <w:t xml:space="preserve">    </w:t>
      </w:r>
      <w:r w:rsidRPr="00021336">
        <w:rPr>
          <w:color w:val="FF0000"/>
        </w:rPr>
        <w:t>"~</w:t>
      </w:r>
      <w:r w:rsidR="00E55EB2">
        <w:rPr>
          <w:color w:val="FF0000"/>
        </w:rPr>
        <w:t>/</w:t>
      </w:r>
      <w:r w:rsidRPr="00021336">
        <w:rPr>
          <w:color w:val="FF0000"/>
        </w:rPr>
        <w:t>Scripts/notifications.js"</w:t>
      </w:r>
      <w:r>
        <w:t>));</w:t>
      </w:r>
    </w:p>
    <w:p w14:paraId="223E4D2E" w14:textId="77777777" w:rsidR="00F42532" w:rsidRDefault="00021336" w:rsidP="00577580">
      <w:pPr>
        <w:pStyle w:val="Step"/>
        <w:numPr>
          <w:ilvl w:val="0"/>
          <w:numId w:val="21"/>
        </w:numPr>
      </w:pPr>
      <w:r>
        <w:t>Open notifications.js and copy in the following functions to create a toast notification.</w:t>
      </w:r>
      <w:r w:rsidR="00F42532">
        <w:t xml:space="preserve"> </w:t>
      </w:r>
    </w:p>
    <w:p w14:paraId="3F047C1E" w14:textId="2C37A253" w:rsidR="00021336" w:rsidRDefault="00F42532" w:rsidP="00F42532">
      <w:pPr>
        <w:pStyle w:val="ppNote"/>
      </w:pPr>
      <w:r w:rsidRPr="00F42532">
        <w:rPr>
          <w:b/>
        </w:rPr>
        <w:lastRenderedPageBreak/>
        <w:t>Note:</w:t>
      </w:r>
      <w:r>
        <w:t xml:space="preserve"> The </w:t>
      </w:r>
      <w:r w:rsidRPr="00F42532">
        <w:rPr>
          <w:b/>
        </w:rPr>
        <w:t>if (</w:t>
      </w:r>
      <w:proofErr w:type="spellStart"/>
      <w:proofErr w:type="gramStart"/>
      <w:r w:rsidRPr="00F42532">
        <w:rPr>
          <w:b/>
        </w:rPr>
        <w:t>window.Windows</w:t>
      </w:r>
      <w:proofErr w:type="spellEnd"/>
      <w:proofErr w:type="gramEnd"/>
      <w:r w:rsidRPr="00F42532">
        <w:rPr>
          <w:b/>
        </w:rPr>
        <w:t>)</w:t>
      </w:r>
      <w:r>
        <w:t xml:space="preserve"> conditional feature detects if the API surface is available. This code will only run inside the hosted web app.</w:t>
      </w:r>
      <w:r w:rsidR="00472DF4">
        <w:t xml:space="preserve"> You gave the hosted web app permission to use </w:t>
      </w:r>
      <w:proofErr w:type="spellStart"/>
      <w:r w:rsidR="00472DF4">
        <w:t>WinRT</w:t>
      </w:r>
      <w:proofErr w:type="spellEnd"/>
      <w:r w:rsidR="00472DF4">
        <w:t xml:space="preserve"> in the Content URI in the previous task.</w:t>
      </w:r>
    </w:p>
    <w:p w14:paraId="1ACB0A6D" w14:textId="07387B96" w:rsidR="00021336" w:rsidRDefault="00021336" w:rsidP="00021336">
      <w:pPr>
        <w:pStyle w:val="ppCodeLanguage"/>
      </w:pPr>
      <w:r>
        <w:t>JavaScript</w:t>
      </w:r>
    </w:p>
    <w:p w14:paraId="13E93E91" w14:textId="77777777" w:rsidR="00C87AFC" w:rsidRDefault="00C87AFC" w:rsidP="00C87AFC">
      <w:pPr>
        <w:pStyle w:val="ppCode"/>
      </w:pPr>
      <w:r>
        <w:t>if (</w:t>
      </w:r>
      <w:proofErr w:type="spellStart"/>
      <w:proofErr w:type="gramStart"/>
      <w:r>
        <w:t>window.Windows</w:t>
      </w:r>
      <w:proofErr w:type="spellEnd"/>
      <w:proofErr w:type="gramEnd"/>
      <w:r>
        <w:t>) {</w:t>
      </w:r>
    </w:p>
    <w:p w14:paraId="7611F652" w14:textId="77777777" w:rsidR="00C87AFC" w:rsidRDefault="00C87AFC" w:rsidP="00C87AFC">
      <w:pPr>
        <w:pStyle w:val="ppCode"/>
      </w:pPr>
      <w:r>
        <w:t xml:space="preserve">    </w:t>
      </w:r>
      <w:proofErr w:type="gramStart"/>
      <w:r>
        <w:t>console.log(</w:t>
      </w:r>
      <w:proofErr w:type="gramEnd"/>
      <w:r>
        <w:t>'this printed from the file')</w:t>
      </w:r>
    </w:p>
    <w:p w14:paraId="2A23AA17" w14:textId="77777777" w:rsidR="00C87AFC" w:rsidRDefault="00C87AFC" w:rsidP="00C87AFC">
      <w:pPr>
        <w:pStyle w:val="ppCode"/>
      </w:pPr>
    </w:p>
    <w:p w14:paraId="35410966" w14:textId="77777777" w:rsidR="00C87AFC" w:rsidRDefault="00C87AFC" w:rsidP="00C87AFC">
      <w:pPr>
        <w:pStyle w:val="ppCode"/>
      </w:pPr>
      <w:r>
        <w:t xml:space="preserve">    function </w:t>
      </w:r>
      <w:proofErr w:type="spellStart"/>
      <w:proofErr w:type="gramStart"/>
      <w:r>
        <w:t>createToast</w:t>
      </w:r>
      <w:proofErr w:type="spellEnd"/>
      <w:r>
        <w:t>(</w:t>
      </w:r>
      <w:proofErr w:type="gramEnd"/>
      <w:r>
        <w:t xml:space="preserve">title, message, </w:t>
      </w:r>
      <w:proofErr w:type="spellStart"/>
      <w:r>
        <w:t>imgUrl</w:t>
      </w:r>
      <w:proofErr w:type="spellEnd"/>
      <w:r>
        <w:t xml:space="preserve">, </w:t>
      </w:r>
      <w:proofErr w:type="spellStart"/>
      <w:r>
        <w:t>imgAlt</w:t>
      </w:r>
      <w:proofErr w:type="spellEnd"/>
      <w:r>
        <w:t>, tag) {</w:t>
      </w:r>
    </w:p>
    <w:p w14:paraId="1B126E1E" w14:textId="77777777" w:rsidR="00C87AFC" w:rsidRDefault="00C87AFC" w:rsidP="00C87AFC">
      <w:pPr>
        <w:pStyle w:val="ppCode"/>
      </w:pPr>
      <w:r>
        <w:t xml:space="preserve">        </w:t>
      </w:r>
      <w:proofErr w:type="gramStart"/>
      <w:r>
        <w:t>console.log(</w:t>
      </w:r>
      <w:proofErr w:type="gramEnd"/>
      <w:r>
        <w:t>'create toast triggered')</w:t>
      </w:r>
    </w:p>
    <w:p w14:paraId="2D172321" w14:textId="77777777" w:rsidR="00C87AFC" w:rsidRDefault="00C87AFC" w:rsidP="00C87AFC">
      <w:pPr>
        <w:pStyle w:val="ppCode"/>
      </w:pPr>
      <w:r>
        <w:t xml:space="preserve">        // Namespace: </w:t>
      </w:r>
      <w:proofErr w:type="spellStart"/>
      <w:proofErr w:type="gramStart"/>
      <w:r>
        <w:t>Windows.UI.Notifications</w:t>
      </w:r>
      <w:proofErr w:type="spellEnd"/>
      <w:proofErr w:type="gramEnd"/>
    </w:p>
    <w:p w14:paraId="6BAB8599" w14:textId="77777777" w:rsidR="00C87AFC" w:rsidRDefault="00C87AFC" w:rsidP="00C87AFC">
      <w:pPr>
        <w:pStyle w:val="ppCode"/>
      </w:pPr>
      <w:r>
        <w:t xml:space="preserve">        if (</w:t>
      </w:r>
      <w:proofErr w:type="spellStart"/>
      <w:r>
        <w:t>typeof</w:t>
      </w:r>
      <w:proofErr w:type="spellEnd"/>
      <w:r>
        <w:t xml:space="preserve"> </w:t>
      </w:r>
      <w:proofErr w:type="gramStart"/>
      <w:r>
        <w:t>Windows !</w:t>
      </w:r>
      <w:proofErr w:type="gramEnd"/>
      <w:r>
        <w:t>== 'undefined' &amp;&amp;</w:t>
      </w:r>
    </w:p>
    <w:p w14:paraId="2E312BE7" w14:textId="77777777" w:rsidR="00C87AFC" w:rsidRDefault="00C87AFC" w:rsidP="00C87AFC">
      <w:pPr>
        <w:pStyle w:val="ppCode"/>
      </w:pPr>
      <w:r>
        <w:t xml:space="preserve">                </w:t>
      </w:r>
      <w:proofErr w:type="spellStart"/>
      <w:r>
        <w:t>typeof</w:t>
      </w:r>
      <w:proofErr w:type="spellEnd"/>
      <w:r>
        <w:t xml:space="preserve"> </w:t>
      </w:r>
      <w:proofErr w:type="spellStart"/>
      <w:proofErr w:type="gramStart"/>
      <w:r>
        <w:t>Windows.UI</w:t>
      </w:r>
      <w:proofErr w:type="spellEnd"/>
      <w:r>
        <w:t xml:space="preserve"> !</w:t>
      </w:r>
      <w:proofErr w:type="gramEnd"/>
      <w:r>
        <w:t>== 'undefined' &amp;&amp;</w:t>
      </w:r>
    </w:p>
    <w:p w14:paraId="2F6E175C" w14:textId="77777777" w:rsidR="00C87AFC" w:rsidRDefault="00C87AFC" w:rsidP="00C87AFC">
      <w:pPr>
        <w:pStyle w:val="ppCode"/>
      </w:pPr>
      <w:r>
        <w:t xml:space="preserve">                </w:t>
      </w:r>
      <w:proofErr w:type="spellStart"/>
      <w:r>
        <w:t>typeof</w:t>
      </w:r>
      <w:proofErr w:type="spellEnd"/>
      <w:r>
        <w:t xml:space="preserve"> </w:t>
      </w:r>
      <w:proofErr w:type="spellStart"/>
      <w:proofErr w:type="gramStart"/>
      <w:r>
        <w:t>Windows.UI.Notifications</w:t>
      </w:r>
      <w:proofErr w:type="spellEnd"/>
      <w:proofErr w:type="gramEnd"/>
      <w:r>
        <w:t xml:space="preserve"> !== 'undefined') {</w:t>
      </w:r>
    </w:p>
    <w:p w14:paraId="2D82E11E" w14:textId="77777777" w:rsidR="00C87AFC" w:rsidRDefault="00C87AFC" w:rsidP="00C87AFC">
      <w:pPr>
        <w:pStyle w:val="ppCode"/>
      </w:pPr>
      <w:r>
        <w:t xml:space="preserve">            // Setup variables for shorthand</w:t>
      </w:r>
    </w:p>
    <w:p w14:paraId="1102F453" w14:textId="77777777" w:rsidR="00C87AFC" w:rsidRDefault="00C87AFC" w:rsidP="00C87AFC">
      <w:pPr>
        <w:pStyle w:val="ppCode"/>
      </w:pPr>
      <w:r>
        <w:t xml:space="preserve">            </w:t>
      </w:r>
      <w:proofErr w:type="spellStart"/>
      <w:r>
        <w:t>var</w:t>
      </w:r>
      <w:proofErr w:type="spellEnd"/>
      <w:r>
        <w:t xml:space="preserve"> notifications = </w:t>
      </w:r>
      <w:proofErr w:type="spellStart"/>
      <w:proofErr w:type="gramStart"/>
      <w:r>
        <w:t>Windows.UI.Notifications</w:t>
      </w:r>
      <w:proofErr w:type="spellEnd"/>
      <w:proofErr w:type="gramEnd"/>
      <w:r>
        <w:t>,</w:t>
      </w:r>
    </w:p>
    <w:p w14:paraId="3963BF03" w14:textId="77777777" w:rsidR="00C87AFC" w:rsidRDefault="00C87AFC" w:rsidP="00C87AFC">
      <w:pPr>
        <w:pStyle w:val="ppCode"/>
      </w:pPr>
      <w:r>
        <w:t xml:space="preserve">                </w:t>
      </w:r>
      <w:proofErr w:type="spellStart"/>
      <w:r>
        <w:t>templateType</w:t>
      </w:r>
      <w:proofErr w:type="spellEnd"/>
      <w:r>
        <w:t xml:space="preserve"> = </w:t>
      </w:r>
      <w:proofErr w:type="gramStart"/>
      <w:r>
        <w:t>notifications.ToastTemplateType.toastImageAndText</w:t>
      </w:r>
      <w:proofErr w:type="gramEnd"/>
      <w:r>
        <w:t>02,</w:t>
      </w:r>
    </w:p>
    <w:p w14:paraId="42A3AC08" w14:textId="77777777" w:rsidR="00C87AFC" w:rsidRDefault="00C87AFC" w:rsidP="00C87AFC">
      <w:pPr>
        <w:pStyle w:val="ppCode"/>
      </w:pPr>
      <w:r>
        <w:t xml:space="preserve">                </w:t>
      </w:r>
      <w:proofErr w:type="spellStart"/>
      <w:r>
        <w:t>templateContent</w:t>
      </w:r>
      <w:proofErr w:type="spellEnd"/>
      <w:r>
        <w:t xml:space="preserve"> = </w:t>
      </w:r>
      <w:proofErr w:type="spellStart"/>
      <w:proofErr w:type="gramStart"/>
      <w:r>
        <w:t>notifications.ToastNotificationManager.getTemplateContent</w:t>
      </w:r>
      <w:proofErr w:type="spellEnd"/>
      <w:proofErr w:type="gramEnd"/>
      <w:r>
        <w:t>(</w:t>
      </w:r>
      <w:proofErr w:type="spellStart"/>
      <w:r>
        <w:t>templateType</w:t>
      </w:r>
      <w:proofErr w:type="spellEnd"/>
      <w:r>
        <w:t>),</w:t>
      </w:r>
    </w:p>
    <w:p w14:paraId="1C0B95DC" w14:textId="77777777" w:rsidR="00C87AFC" w:rsidRDefault="00C87AFC" w:rsidP="00C87AFC">
      <w:pPr>
        <w:pStyle w:val="ppCode"/>
      </w:pPr>
      <w:r>
        <w:t xml:space="preserve">                </w:t>
      </w:r>
      <w:proofErr w:type="spellStart"/>
      <w:r>
        <w:t>toastMessage</w:t>
      </w:r>
      <w:proofErr w:type="spellEnd"/>
      <w:r>
        <w:t xml:space="preserve"> = </w:t>
      </w:r>
      <w:proofErr w:type="spellStart"/>
      <w:r>
        <w:t>templateContent.getElementsByTagName</w:t>
      </w:r>
      <w:proofErr w:type="spellEnd"/>
      <w:r>
        <w:t>('text'),</w:t>
      </w:r>
    </w:p>
    <w:p w14:paraId="0380E26E" w14:textId="77777777" w:rsidR="00C87AFC" w:rsidRDefault="00C87AFC" w:rsidP="00C87AFC">
      <w:pPr>
        <w:pStyle w:val="ppCode"/>
      </w:pPr>
      <w:r>
        <w:t xml:space="preserve">                </w:t>
      </w:r>
      <w:proofErr w:type="spellStart"/>
      <w:r>
        <w:t>toastImage</w:t>
      </w:r>
      <w:proofErr w:type="spellEnd"/>
      <w:r>
        <w:t xml:space="preserve"> = </w:t>
      </w:r>
      <w:proofErr w:type="spellStart"/>
      <w:r>
        <w:t>templateContent.getElementsByTagName</w:t>
      </w:r>
      <w:proofErr w:type="spellEnd"/>
      <w:r>
        <w:t>('image'),</w:t>
      </w:r>
    </w:p>
    <w:p w14:paraId="027B50B5" w14:textId="77777777" w:rsidR="00C87AFC" w:rsidRDefault="00C87AFC" w:rsidP="00C87AFC">
      <w:pPr>
        <w:pStyle w:val="ppCode"/>
      </w:pPr>
      <w:r>
        <w:t xml:space="preserve">                </w:t>
      </w:r>
      <w:proofErr w:type="spellStart"/>
      <w:r>
        <w:t>toastElement</w:t>
      </w:r>
      <w:proofErr w:type="spellEnd"/>
      <w:r>
        <w:t xml:space="preserve"> = </w:t>
      </w:r>
      <w:proofErr w:type="spellStart"/>
      <w:r>
        <w:t>templateContent.selectSingleNode</w:t>
      </w:r>
      <w:proofErr w:type="spellEnd"/>
      <w:r>
        <w:t>('/toast');</w:t>
      </w:r>
    </w:p>
    <w:p w14:paraId="4FD3F2D0" w14:textId="77777777" w:rsidR="00C87AFC" w:rsidRDefault="00C87AFC" w:rsidP="00C87AFC">
      <w:pPr>
        <w:pStyle w:val="ppCode"/>
      </w:pPr>
    </w:p>
    <w:p w14:paraId="11170536" w14:textId="77777777" w:rsidR="00C87AFC" w:rsidRDefault="00C87AFC" w:rsidP="00C87AFC">
      <w:pPr>
        <w:pStyle w:val="ppCode"/>
      </w:pPr>
      <w:r>
        <w:t xml:space="preserve">            </w:t>
      </w:r>
      <w:proofErr w:type="spellStart"/>
      <w:r>
        <w:t>var</w:t>
      </w:r>
      <w:proofErr w:type="spellEnd"/>
      <w:r>
        <w:t xml:space="preserve"> </w:t>
      </w:r>
      <w:proofErr w:type="spellStart"/>
      <w:r>
        <w:t>launchParams</w:t>
      </w:r>
      <w:proofErr w:type="spellEnd"/>
      <w:r>
        <w:t xml:space="preserve"> = {</w:t>
      </w:r>
    </w:p>
    <w:p w14:paraId="3B2FA576" w14:textId="77777777" w:rsidR="00C87AFC" w:rsidRDefault="00C87AFC" w:rsidP="00C87AFC">
      <w:pPr>
        <w:pStyle w:val="ppCode"/>
      </w:pPr>
      <w:r>
        <w:t xml:space="preserve">                type: 'toast',</w:t>
      </w:r>
    </w:p>
    <w:p w14:paraId="2DEB663A" w14:textId="77777777" w:rsidR="00C87AFC" w:rsidRDefault="00C87AFC" w:rsidP="00C87AFC">
      <w:pPr>
        <w:pStyle w:val="ppCode"/>
      </w:pPr>
      <w:r>
        <w:t xml:space="preserve">                id: tag || '</w:t>
      </w:r>
      <w:proofErr w:type="spellStart"/>
      <w:r>
        <w:t>demoToast</w:t>
      </w:r>
      <w:proofErr w:type="spellEnd"/>
      <w:r>
        <w:t>',</w:t>
      </w:r>
    </w:p>
    <w:p w14:paraId="3ABD880D" w14:textId="77777777" w:rsidR="00C87AFC" w:rsidRDefault="00C87AFC" w:rsidP="00C87AFC">
      <w:pPr>
        <w:pStyle w:val="ppCode"/>
      </w:pPr>
      <w:r>
        <w:t xml:space="preserve">                heading: title || 'Demo title',</w:t>
      </w:r>
    </w:p>
    <w:p w14:paraId="1419316B" w14:textId="77777777" w:rsidR="00C87AFC" w:rsidRDefault="00C87AFC" w:rsidP="00C87AFC">
      <w:pPr>
        <w:pStyle w:val="ppCode"/>
      </w:pPr>
      <w:r>
        <w:t xml:space="preserve">                body: message || 'Demo message'</w:t>
      </w:r>
    </w:p>
    <w:p w14:paraId="25898F6B" w14:textId="77777777" w:rsidR="00C87AFC" w:rsidRDefault="00C87AFC" w:rsidP="00C87AFC">
      <w:pPr>
        <w:pStyle w:val="ppCode"/>
      </w:pPr>
      <w:r>
        <w:t xml:space="preserve">            };</w:t>
      </w:r>
    </w:p>
    <w:p w14:paraId="294FC288" w14:textId="77777777" w:rsidR="00C87AFC" w:rsidRDefault="00C87AFC" w:rsidP="00C87AFC">
      <w:pPr>
        <w:pStyle w:val="ppCode"/>
      </w:pPr>
    </w:p>
    <w:p w14:paraId="73E699E5" w14:textId="77777777" w:rsidR="00C87AFC" w:rsidRDefault="00C87AFC" w:rsidP="00C87AFC">
      <w:pPr>
        <w:pStyle w:val="ppCode"/>
      </w:pPr>
      <w:r>
        <w:t xml:space="preserve">            </w:t>
      </w:r>
      <w:proofErr w:type="spellStart"/>
      <w:r>
        <w:t>var</w:t>
      </w:r>
      <w:proofErr w:type="spellEnd"/>
      <w:r>
        <w:t xml:space="preserve"> </w:t>
      </w:r>
      <w:proofErr w:type="spellStart"/>
      <w:r>
        <w:t>launchString</w:t>
      </w:r>
      <w:proofErr w:type="spellEnd"/>
      <w:r>
        <w:t xml:space="preserve"> = </w:t>
      </w:r>
      <w:proofErr w:type="spellStart"/>
      <w:r>
        <w:t>JSON.stringify</w:t>
      </w:r>
      <w:proofErr w:type="spellEnd"/>
      <w:r>
        <w:t>(</w:t>
      </w:r>
      <w:proofErr w:type="spellStart"/>
      <w:r>
        <w:t>launchParams</w:t>
      </w:r>
      <w:proofErr w:type="spellEnd"/>
      <w:r>
        <w:t>);</w:t>
      </w:r>
    </w:p>
    <w:p w14:paraId="70AAD2C3" w14:textId="77777777" w:rsidR="00C87AFC" w:rsidRDefault="00C87AFC" w:rsidP="00C87AFC">
      <w:pPr>
        <w:pStyle w:val="ppCode"/>
      </w:pPr>
    </w:p>
    <w:p w14:paraId="64646452" w14:textId="77777777" w:rsidR="00C87AFC" w:rsidRDefault="00C87AFC" w:rsidP="00C87AFC">
      <w:pPr>
        <w:pStyle w:val="ppCode"/>
      </w:pPr>
      <w:r>
        <w:t xml:space="preserve">            // Set message &amp; image in toast template</w:t>
      </w:r>
    </w:p>
    <w:p w14:paraId="7A6983C3" w14:textId="77777777" w:rsidR="00C87AFC" w:rsidRDefault="00C87AFC" w:rsidP="00C87AFC">
      <w:pPr>
        <w:pStyle w:val="ppCode"/>
      </w:pPr>
      <w:r>
        <w:t xml:space="preserve">            </w:t>
      </w:r>
      <w:proofErr w:type="spellStart"/>
      <w:proofErr w:type="gramStart"/>
      <w:r>
        <w:t>toastMessage</w:t>
      </w:r>
      <w:proofErr w:type="spellEnd"/>
      <w:r>
        <w:t>[</w:t>
      </w:r>
      <w:proofErr w:type="gramEnd"/>
      <w:r>
        <w:t>0].</w:t>
      </w:r>
      <w:proofErr w:type="spellStart"/>
      <w:r>
        <w:t>appendChild</w:t>
      </w:r>
      <w:proofErr w:type="spellEnd"/>
      <w:r>
        <w:t>(</w:t>
      </w:r>
      <w:proofErr w:type="spellStart"/>
      <w:r>
        <w:t>templateContent.createTextNode</w:t>
      </w:r>
      <w:proofErr w:type="spellEnd"/>
      <w:r>
        <w:t>(message || 'Demo message'));</w:t>
      </w:r>
    </w:p>
    <w:p w14:paraId="3CF0D836" w14:textId="77777777" w:rsidR="00C87AFC" w:rsidRDefault="00C87AFC" w:rsidP="00C87AFC">
      <w:pPr>
        <w:pStyle w:val="ppCode"/>
      </w:pPr>
      <w:r>
        <w:t xml:space="preserve">            </w:t>
      </w:r>
      <w:proofErr w:type="spellStart"/>
      <w:proofErr w:type="gramStart"/>
      <w:r>
        <w:t>toastImage</w:t>
      </w:r>
      <w:proofErr w:type="spellEnd"/>
      <w:r>
        <w:t>[</w:t>
      </w:r>
      <w:proofErr w:type="gramEnd"/>
      <w:r>
        <w:t>0].</w:t>
      </w:r>
      <w:proofErr w:type="spellStart"/>
      <w:r>
        <w:t>setAttribute</w:t>
      </w:r>
      <w:proofErr w:type="spellEnd"/>
      <w:r>
        <w:t>('</w:t>
      </w:r>
      <w:proofErr w:type="spellStart"/>
      <w:r>
        <w:t>src</w:t>
      </w:r>
      <w:proofErr w:type="spellEnd"/>
      <w:r>
        <w:t xml:space="preserve">', </w:t>
      </w:r>
      <w:proofErr w:type="spellStart"/>
      <w:r>
        <w:t>imgUrl</w:t>
      </w:r>
      <w:proofErr w:type="spellEnd"/>
      <w:r>
        <w:t xml:space="preserve"> || 'https://unsplash.it/150/?random');</w:t>
      </w:r>
    </w:p>
    <w:p w14:paraId="7EA35991" w14:textId="77777777" w:rsidR="00C87AFC" w:rsidRDefault="00C87AFC" w:rsidP="00C87AFC">
      <w:pPr>
        <w:pStyle w:val="ppCode"/>
      </w:pPr>
      <w:r>
        <w:t xml:space="preserve">            </w:t>
      </w:r>
      <w:proofErr w:type="spellStart"/>
      <w:proofErr w:type="gramStart"/>
      <w:r>
        <w:t>toastImage</w:t>
      </w:r>
      <w:proofErr w:type="spellEnd"/>
      <w:r>
        <w:t>[</w:t>
      </w:r>
      <w:proofErr w:type="gramEnd"/>
      <w:r>
        <w:t>0].</w:t>
      </w:r>
      <w:proofErr w:type="spellStart"/>
      <w:r>
        <w:t>setAttribute</w:t>
      </w:r>
      <w:proofErr w:type="spellEnd"/>
      <w:r>
        <w:t xml:space="preserve">('alt', </w:t>
      </w:r>
      <w:proofErr w:type="spellStart"/>
      <w:r>
        <w:t>imgAlt</w:t>
      </w:r>
      <w:proofErr w:type="spellEnd"/>
      <w:r>
        <w:t xml:space="preserve"> || 'Random sample image');</w:t>
      </w:r>
    </w:p>
    <w:p w14:paraId="5BB01A97" w14:textId="77777777" w:rsidR="00C87AFC" w:rsidRDefault="00C87AFC" w:rsidP="00C87AFC">
      <w:pPr>
        <w:pStyle w:val="ppCode"/>
      </w:pPr>
      <w:r>
        <w:t xml:space="preserve">            </w:t>
      </w:r>
      <w:proofErr w:type="spellStart"/>
      <w:r>
        <w:t>toastElement.setAttribute</w:t>
      </w:r>
      <w:proofErr w:type="spellEnd"/>
      <w:r>
        <w:t>('duration', 'long');</w:t>
      </w:r>
    </w:p>
    <w:p w14:paraId="0DF90A12" w14:textId="77777777" w:rsidR="00C87AFC" w:rsidRDefault="00C87AFC" w:rsidP="00C87AFC">
      <w:pPr>
        <w:pStyle w:val="ppCode"/>
      </w:pPr>
      <w:r>
        <w:t xml:space="preserve">            </w:t>
      </w:r>
      <w:proofErr w:type="spellStart"/>
      <w:r>
        <w:t>toastElement.setAttribute</w:t>
      </w:r>
      <w:proofErr w:type="spellEnd"/>
      <w:r>
        <w:t xml:space="preserve">('launch', </w:t>
      </w:r>
      <w:proofErr w:type="spellStart"/>
      <w:r>
        <w:t>launchString</w:t>
      </w:r>
      <w:proofErr w:type="spellEnd"/>
      <w:r>
        <w:t>); // Optional Launch Parameter</w:t>
      </w:r>
    </w:p>
    <w:p w14:paraId="260407A4" w14:textId="77777777" w:rsidR="00C87AFC" w:rsidRDefault="00C87AFC" w:rsidP="00C87AFC">
      <w:pPr>
        <w:pStyle w:val="ppCode"/>
      </w:pPr>
    </w:p>
    <w:p w14:paraId="03A5F3C7" w14:textId="77777777" w:rsidR="00C87AFC" w:rsidRDefault="00C87AFC" w:rsidP="00C87AFC">
      <w:pPr>
        <w:pStyle w:val="ppCode"/>
      </w:pPr>
    </w:p>
    <w:p w14:paraId="1085BA90" w14:textId="77777777" w:rsidR="00C87AFC" w:rsidRDefault="00C87AFC" w:rsidP="00C87AFC">
      <w:pPr>
        <w:pStyle w:val="ppCode"/>
      </w:pPr>
    </w:p>
    <w:p w14:paraId="7552F2A9" w14:textId="77777777" w:rsidR="00C87AFC" w:rsidRDefault="00C87AFC" w:rsidP="00C87AFC">
      <w:pPr>
        <w:pStyle w:val="ppCode"/>
      </w:pPr>
      <w:r>
        <w:t xml:space="preserve">            // Show the toast</w:t>
      </w:r>
    </w:p>
    <w:p w14:paraId="0A34411F" w14:textId="77777777" w:rsidR="00C87AFC" w:rsidRDefault="00C87AFC" w:rsidP="00C87AFC">
      <w:pPr>
        <w:pStyle w:val="ppCode"/>
      </w:pPr>
      <w:r>
        <w:lastRenderedPageBreak/>
        <w:t xml:space="preserve">            </w:t>
      </w:r>
      <w:proofErr w:type="spellStart"/>
      <w:r>
        <w:t>var</w:t>
      </w:r>
      <w:proofErr w:type="spellEnd"/>
      <w:r>
        <w:t xml:space="preserve"> toast = new </w:t>
      </w:r>
      <w:proofErr w:type="spellStart"/>
      <w:proofErr w:type="gramStart"/>
      <w:r>
        <w:t>notifications.ToastNotification</w:t>
      </w:r>
      <w:proofErr w:type="spellEnd"/>
      <w:proofErr w:type="gramEnd"/>
      <w:r>
        <w:t>(</w:t>
      </w:r>
      <w:proofErr w:type="spellStart"/>
      <w:r>
        <w:t>templateContent</w:t>
      </w:r>
      <w:proofErr w:type="spellEnd"/>
      <w:r>
        <w:t>);</w:t>
      </w:r>
    </w:p>
    <w:p w14:paraId="11B30254" w14:textId="77777777" w:rsidR="00C87AFC" w:rsidRDefault="00C87AFC" w:rsidP="00C87AFC">
      <w:pPr>
        <w:pStyle w:val="ppCode"/>
      </w:pPr>
      <w:r>
        <w:t xml:space="preserve">            </w:t>
      </w:r>
      <w:proofErr w:type="spellStart"/>
      <w:r>
        <w:t>var</w:t>
      </w:r>
      <w:proofErr w:type="spellEnd"/>
      <w:r>
        <w:t xml:space="preserve"> </w:t>
      </w:r>
      <w:proofErr w:type="spellStart"/>
      <w:r>
        <w:t>toastNotifier</w:t>
      </w:r>
      <w:proofErr w:type="spellEnd"/>
      <w:r>
        <w:t xml:space="preserve"> = new </w:t>
      </w:r>
      <w:proofErr w:type="spellStart"/>
      <w:proofErr w:type="gramStart"/>
      <w:r>
        <w:t>notifications.ToastNotificationManager.createToastNotifier</w:t>
      </w:r>
      <w:proofErr w:type="spellEnd"/>
      <w:proofErr w:type="gramEnd"/>
      <w:r>
        <w:t>();</w:t>
      </w:r>
    </w:p>
    <w:p w14:paraId="1B6D0F9C" w14:textId="77777777" w:rsidR="00C87AFC" w:rsidRDefault="00C87AFC" w:rsidP="00C87AFC">
      <w:pPr>
        <w:pStyle w:val="ppCode"/>
      </w:pPr>
      <w:r>
        <w:t xml:space="preserve">            </w:t>
      </w:r>
      <w:proofErr w:type="spellStart"/>
      <w:r>
        <w:t>toast.tag</w:t>
      </w:r>
      <w:proofErr w:type="spellEnd"/>
      <w:r>
        <w:t xml:space="preserve"> = '</w:t>
      </w:r>
      <w:proofErr w:type="spellStart"/>
      <w:r>
        <w:t>demoToast</w:t>
      </w:r>
      <w:proofErr w:type="spellEnd"/>
      <w:r>
        <w:t>';</w:t>
      </w:r>
    </w:p>
    <w:p w14:paraId="41FC84E6" w14:textId="77777777" w:rsidR="00C87AFC" w:rsidRDefault="00C87AFC" w:rsidP="00C87AFC">
      <w:pPr>
        <w:pStyle w:val="ppCode"/>
      </w:pPr>
      <w:r>
        <w:t xml:space="preserve">            console.log(toast);</w:t>
      </w:r>
    </w:p>
    <w:p w14:paraId="0F83525C" w14:textId="77777777" w:rsidR="00C87AFC" w:rsidRDefault="00C87AFC" w:rsidP="00C87AFC">
      <w:pPr>
        <w:pStyle w:val="ppCode"/>
      </w:pPr>
      <w:r>
        <w:t xml:space="preserve">            </w:t>
      </w:r>
      <w:proofErr w:type="spellStart"/>
      <w:r>
        <w:t>toastNotifier.show</w:t>
      </w:r>
      <w:proofErr w:type="spellEnd"/>
      <w:r>
        <w:t>(toast);</w:t>
      </w:r>
    </w:p>
    <w:p w14:paraId="3BFB4EFE" w14:textId="77777777" w:rsidR="00C87AFC" w:rsidRDefault="00C87AFC" w:rsidP="00C87AFC">
      <w:pPr>
        <w:pStyle w:val="ppCode"/>
      </w:pPr>
    </w:p>
    <w:p w14:paraId="33122943" w14:textId="77777777" w:rsidR="00C87AFC" w:rsidRDefault="00C87AFC" w:rsidP="00C87AFC">
      <w:pPr>
        <w:pStyle w:val="ppCode"/>
      </w:pPr>
    </w:p>
    <w:p w14:paraId="5AC5B1A6" w14:textId="77777777" w:rsidR="00C87AFC" w:rsidRDefault="00C87AFC" w:rsidP="00C87AFC">
      <w:pPr>
        <w:pStyle w:val="ppCode"/>
      </w:pPr>
    </w:p>
    <w:p w14:paraId="6D3D23FD" w14:textId="77777777" w:rsidR="00C87AFC" w:rsidRDefault="00C87AFC" w:rsidP="00C87AFC">
      <w:pPr>
        <w:pStyle w:val="ppCode"/>
      </w:pPr>
      <w:r>
        <w:t xml:space="preserve">        } else {</w:t>
      </w:r>
    </w:p>
    <w:p w14:paraId="7557AD70" w14:textId="068F543B" w:rsidR="00C87AFC" w:rsidRDefault="00536022" w:rsidP="00C87AFC">
      <w:pPr>
        <w:pStyle w:val="ppCode"/>
      </w:pPr>
      <w:r>
        <w:t xml:space="preserve">            </w:t>
      </w:r>
      <w:proofErr w:type="spellStart"/>
      <w:r w:rsidR="00C87AFC">
        <w:t>var</w:t>
      </w:r>
      <w:proofErr w:type="spellEnd"/>
      <w:r w:rsidR="00C87AFC">
        <w:t xml:space="preserve"> </w:t>
      </w:r>
      <w:proofErr w:type="spellStart"/>
      <w:r w:rsidR="00C87AFC">
        <w:t>alertText</w:t>
      </w:r>
      <w:proofErr w:type="spellEnd"/>
      <w:r w:rsidR="00C87AFC">
        <w:t xml:space="preserve"> = title || 'Demo Title';</w:t>
      </w:r>
      <w:r>
        <w:t xml:space="preserve"> </w:t>
      </w:r>
    </w:p>
    <w:p w14:paraId="3FA59DB2" w14:textId="77777777" w:rsidR="00C87AFC" w:rsidRDefault="00C87AFC" w:rsidP="00C87AFC">
      <w:pPr>
        <w:pStyle w:val="ppCode"/>
      </w:pPr>
      <w:r>
        <w:t xml:space="preserve">            alert(</w:t>
      </w:r>
      <w:proofErr w:type="spellStart"/>
      <w:r>
        <w:t>alertText</w:t>
      </w:r>
      <w:proofErr w:type="spellEnd"/>
      <w:r>
        <w:t>);</w:t>
      </w:r>
    </w:p>
    <w:p w14:paraId="4F9F80D1" w14:textId="77777777" w:rsidR="00C87AFC" w:rsidRDefault="00C87AFC" w:rsidP="00C87AFC">
      <w:pPr>
        <w:pStyle w:val="ppCode"/>
      </w:pPr>
      <w:r>
        <w:t xml:space="preserve">        }</w:t>
      </w:r>
    </w:p>
    <w:p w14:paraId="351DB2E2" w14:textId="77777777" w:rsidR="00C87AFC" w:rsidRDefault="00C87AFC" w:rsidP="00C87AFC">
      <w:pPr>
        <w:pStyle w:val="ppCode"/>
      </w:pPr>
      <w:r>
        <w:t xml:space="preserve">    }</w:t>
      </w:r>
    </w:p>
    <w:p w14:paraId="4F646397" w14:textId="77777777" w:rsidR="00C87AFC" w:rsidRDefault="00C87AFC" w:rsidP="00C87AFC">
      <w:pPr>
        <w:pStyle w:val="ppCode"/>
      </w:pPr>
    </w:p>
    <w:p w14:paraId="09D079B2" w14:textId="2F96B600" w:rsidR="00C87AFC" w:rsidRDefault="00C87AFC" w:rsidP="00C852D1">
      <w:pPr>
        <w:pStyle w:val="ppCode"/>
        <w:numPr>
          <w:ilvl w:val="0"/>
          <w:numId w:val="0"/>
        </w:numPr>
        <w:ind w:left="720"/>
      </w:pPr>
      <w:r>
        <w:t xml:space="preserve">    function </w:t>
      </w:r>
      <w:proofErr w:type="gramStart"/>
      <w:r>
        <w:t>notify(</w:t>
      </w:r>
      <w:proofErr w:type="gramEnd"/>
      <w:r>
        <w:t>) {</w:t>
      </w:r>
    </w:p>
    <w:p w14:paraId="1DD951C5" w14:textId="77777777" w:rsidR="00C87AFC" w:rsidRDefault="00C87AFC" w:rsidP="00C87AFC">
      <w:pPr>
        <w:pStyle w:val="ppCode"/>
      </w:pPr>
      <w:r>
        <w:t xml:space="preserve">        </w:t>
      </w:r>
      <w:proofErr w:type="spellStart"/>
      <w:r>
        <w:t>var</w:t>
      </w:r>
      <w:proofErr w:type="spellEnd"/>
      <w:r>
        <w:t xml:space="preserve"> title, message, </w:t>
      </w:r>
      <w:proofErr w:type="spellStart"/>
      <w:r>
        <w:t>imgUrl</w:t>
      </w:r>
      <w:proofErr w:type="spellEnd"/>
      <w:r>
        <w:t xml:space="preserve">, </w:t>
      </w:r>
      <w:proofErr w:type="spellStart"/>
      <w:r>
        <w:t>imgAlt</w:t>
      </w:r>
      <w:proofErr w:type="spellEnd"/>
      <w:r>
        <w:t>, tag</w:t>
      </w:r>
    </w:p>
    <w:p w14:paraId="3522BD92" w14:textId="77777777" w:rsidR="00C87AFC" w:rsidRDefault="00C87AFC" w:rsidP="00C87AFC">
      <w:pPr>
        <w:pStyle w:val="ppCode"/>
      </w:pPr>
    </w:p>
    <w:p w14:paraId="10CF5D10" w14:textId="77777777" w:rsidR="00C87AFC" w:rsidRDefault="00C87AFC" w:rsidP="00C87AFC">
      <w:pPr>
        <w:pStyle w:val="ppCode"/>
      </w:pPr>
      <w:r>
        <w:t xml:space="preserve">        title = 'Alert'</w:t>
      </w:r>
    </w:p>
    <w:p w14:paraId="7E31EC2D" w14:textId="77777777" w:rsidR="00C87AFC" w:rsidRDefault="00C87AFC" w:rsidP="00C87AFC">
      <w:pPr>
        <w:pStyle w:val="ppCode"/>
      </w:pPr>
      <w:r>
        <w:t xml:space="preserve">        message = "Hello from your hosted web app"</w:t>
      </w:r>
    </w:p>
    <w:p w14:paraId="5C3E717B" w14:textId="66F5E1C2" w:rsidR="00C87AFC" w:rsidRDefault="00C87AFC" w:rsidP="00C87AFC">
      <w:pPr>
        <w:pStyle w:val="ppCode"/>
      </w:pPr>
      <w:r>
        <w:t xml:space="preserve">        </w:t>
      </w:r>
      <w:proofErr w:type="spellStart"/>
      <w:r>
        <w:t>imgUrl</w:t>
      </w:r>
      <w:proofErr w:type="spellEnd"/>
      <w:r>
        <w:t xml:space="preserve"> = </w:t>
      </w:r>
      <w:r w:rsidR="00323B80">
        <w:t>http</w:t>
      </w:r>
      <w:r w:rsidR="00323B80" w:rsidRPr="00323B80">
        <w:t>://assets.onestore.ms/cdnfiles/onestorerolling-1509-27004/shell/v2_5/images/logo/icon-windows-logo.png</w:t>
      </w:r>
      <w:r>
        <w:t>';</w:t>
      </w:r>
    </w:p>
    <w:p w14:paraId="629474B1" w14:textId="77777777" w:rsidR="00C87AFC" w:rsidRDefault="00C87AFC" w:rsidP="00C87AFC">
      <w:pPr>
        <w:pStyle w:val="ppCode"/>
      </w:pPr>
      <w:r>
        <w:t xml:space="preserve">        </w:t>
      </w:r>
      <w:proofErr w:type="spellStart"/>
      <w:r>
        <w:t>imgAlt</w:t>
      </w:r>
      <w:proofErr w:type="spellEnd"/>
      <w:r>
        <w:t xml:space="preserve"> = 'this is image alt'</w:t>
      </w:r>
    </w:p>
    <w:p w14:paraId="744D918D" w14:textId="77777777" w:rsidR="00C87AFC" w:rsidRDefault="00C87AFC" w:rsidP="00C87AFC">
      <w:pPr>
        <w:pStyle w:val="ppCode"/>
      </w:pPr>
      <w:r>
        <w:t xml:space="preserve">        tag = 'tag'</w:t>
      </w:r>
    </w:p>
    <w:p w14:paraId="5ED5B399" w14:textId="77777777" w:rsidR="00C87AFC" w:rsidRDefault="00C87AFC" w:rsidP="00C87AFC">
      <w:pPr>
        <w:pStyle w:val="ppCode"/>
      </w:pPr>
    </w:p>
    <w:p w14:paraId="4757EBA5" w14:textId="77777777" w:rsidR="00C87AFC" w:rsidRDefault="00C87AFC" w:rsidP="00C87AFC">
      <w:pPr>
        <w:pStyle w:val="ppCode"/>
      </w:pPr>
      <w:r>
        <w:t xml:space="preserve">        </w:t>
      </w:r>
      <w:proofErr w:type="spellStart"/>
      <w:proofErr w:type="gramStart"/>
      <w:r>
        <w:t>createToast</w:t>
      </w:r>
      <w:proofErr w:type="spellEnd"/>
      <w:r>
        <w:t>(</w:t>
      </w:r>
      <w:proofErr w:type="gramEnd"/>
      <w:r>
        <w:t xml:space="preserve">title, message, </w:t>
      </w:r>
      <w:proofErr w:type="spellStart"/>
      <w:r>
        <w:t>imgUrl</w:t>
      </w:r>
      <w:proofErr w:type="spellEnd"/>
      <w:r>
        <w:t xml:space="preserve">, </w:t>
      </w:r>
      <w:proofErr w:type="spellStart"/>
      <w:r>
        <w:t>imgAlt</w:t>
      </w:r>
      <w:proofErr w:type="spellEnd"/>
      <w:r>
        <w:t>, tag);</w:t>
      </w:r>
    </w:p>
    <w:p w14:paraId="12F7E479" w14:textId="77777777" w:rsidR="00C87AFC" w:rsidRDefault="00C87AFC" w:rsidP="00C87AFC">
      <w:pPr>
        <w:pStyle w:val="ppCode"/>
      </w:pPr>
      <w:r>
        <w:t xml:space="preserve">    }</w:t>
      </w:r>
    </w:p>
    <w:p w14:paraId="4688BFF2" w14:textId="4B04AD07" w:rsidR="00021336" w:rsidRPr="00021336" w:rsidRDefault="00C87AFC" w:rsidP="00C87AFC">
      <w:pPr>
        <w:pStyle w:val="ppCode"/>
      </w:pPr>
      <w:r>
        <w:t>}</w:t>
      </w:r>
    </w:p>
    <w:p w14:paraId="2B1D79CC" w14:textId="665FE960" w:rsidR="00021336" w:rsidRDefault="00021336" w:rsidP="00577580">
      <w:pPr>
        <w:pStyle w:val="Step"/>
        <w:numPr>
          <w:ilvl w:val="0"/>
          <w:numId w:val="21"/>
        </w:numPr>
      </w:pPr>
      <w:r>
        <w:t xml:space="preserve">Open </w:t>
      </w:r>
      <w:r w:rsidRPr="00021336">
        <w:rPr>
          <w:b/>
        </w:rPr>
        <w:t xml:space="preserve">Views &gt; Home &gt; </w:t>
      </w:r>
      <w:proofErr w:type="spellStart"/>
      <w:r w:rsidRPr="00021336">
        <w:rPr>
          <w:b/>
        </w:rPr>
        <w:t>Index.cshtml</w:t>
      </w:r>
      <w:proofErr w:type="spellEnd"/>
      <w:r>
        <w:t xml:space="preserve">. Add a button to trigger the toast notification, and set the </w:t>
      </w:r>
      <w:proofErr w:type="spellStart"/>
      <w:r>
        <w:t>onclick</w:t>
      </w:r>
      <w:proofErr w:type="spellEnd"/>
      <w:r>
        <w:t xml:space="preserve"> to your </w:t>
      </w:r>
      <w:proofErr w:type="gramStart"/>
      <w:r>
        <w:t>notify(</w:t>
      </w:r>
      <w:proofErr w:type="gramEnd"/>
      <w:r>
        <w:t>) function.</w:t>
      </w:r>
    </w:p>
    <w:p w14:paraId="544496F4" w14:textId="4DCE0F50" w:rsidR="00021336" w:rsidRDefault="00021336" w:rsidP="00021336">
      <w:pPr>
        <w:pStyle w:val="ppCodeLanguage"/>
      </w:pPr>
      <w:r>
        <w:t>CSHTML</w:t>
      </w:r>
    </w:p>
    <w:p w14:paraId="455E206B" w14:textId="77777777" w:rsidR="00021336" w:rsidRDefault="00021336" w:rsidP="00021336">
      <w:pPr>
        <w:pStyle w:val="ppCode"/>
      </w:pPr>
      <w:r>
        <w:t>&lt;div class="row"&gt;</w:t>
      </w:r>
    </w:p>
    <w:p w14:paraId="470E7333" w14:textId="77777777" w:rsidR="00021336" w:rsidRDefault="00021336" w:rsidP="00021336">
      <w:pPr>
        <w:pStyle w:val="ppCode"/>
      </w:pPr>
      <w:r>
        <w:t xml:space="preserve">    &lt;div class="col-md-4"&gt;</w:t>
      </w:r>
    </w:p>
    <w:p w14:paraId="10664C90" w14:textId="77777777" w:rsidR="00021336" w:rsidRPr="00021336" w:rsidRDefault="00021336" w:rsidP="00021336">
      <w:pPr>
        <w:pStyle w:val="ppCode"/>
        <w:rPr>
          <w:color w:val="FF0000"/>
        </w:rPr>
      </w:pPr>
      <w:r>
        <w:t xml:space="preserve">        </w:t>
      </w:r>
      <w:r w:rsidRPr="00021336">
        <w:rPr>
          <w:color w:val="FF0000"/>
        </w:rPr>
        <w:t xml:space="preserve">&lt;button </w:t>
      </w:r>
      <w:proofErr w:type="spellStart"/>
      <w:r w:rsidRPr="00021336">
        <w:rPr>
          <w:color w:val="FF0000"/>
        </w:rPr>
        <w:t>onclick</w:t>
      </w:r>
      <w:proofErr w:type="spellEnd"/>
      <w:r w:rsidRPr="00021336">
        <w:rPr>
          <w:color w:val="FF0000"/>
        </w:rPr>
        <w:t>="</w:t>
      </w:r>
      <w:proofErr w:type="gramStart"/>
      <w:r w:rsidRPr="00021336">
        <w:rPr>
          <w:color w:val="FF0000"/>
        </w:rPr>
        <w:t>notify(</w:t>
      </w:r>
      <w:proofErr w:type="gramEnd"/>
      <w:r w:rsidRPr="00021336">
        <w:rPr>
          <w:color w:val="FF0000"/>
        </w:rPr>
        <w:t>)"&gt;Send toast&lt;/button&gt;</w:t>
      </w:r>
    </w:p>
    <w:p w14:paraId="28F4AE43" w14:textId="3F93EC68" w:rsidR="00021336" w:rsidRPr="00021336" w:rsidRDefault="00021336" w:rsidP="00021336">
      <w:pPr>
        <w:pStyle w:val="ppCode"/>
      </w:pPr>
      <w:r>
        <w:t xml:space="preserve">        &lt;h2&gt;Getting started&lt;/h2&gt;</w:t>
      </w:r>
    </w:p>
    <w:p w14:paraId="088906CF" w14:textId="1158ACA6" w:rsidR="00021336" w:rsidRDefault="00F42532" w:rsidP="00577580">
      <w:pPr>
        <w:pStyle w:val="Step"/>
        <w:numPr>
          <w:ilvl w:val="0"/>
          <w:numId w:val="21"/>
        </w:numPr>
      </w:pPr>
      <w:r>
        <w:t xml:space="preserve">Right-click on the </w:t>
      </w:r>
      <w:proofErr w:type="spellStart"/>
      <w:r w:rsidRPr="00F42532">
        <w:rPr>
          <w:b/>
        </w:rPr>
        <w:t>AzureWebApp</w:t>
      </w:r>
      <w:proofErr w:type="spellEnd"/>
      <w:r>
        <w:t xml:space="preserve"> project in the Solution Explorer and choose </w:t>
      </w:r>
      <w:r w:rsidRPr="00F42532">
        <w:rPr>
          <w:b/>
        </w:rPr>
        <w:t>Publis</w:t>
      </w:r>
      <w:r>
        <w:rPr>
          <w:b/>
        </w:rPr>
        <w:t>h</w:t>
      </w:r>
      <w:r>
        <w:t xml:space="preserve">. This time, you will not need to </w:t>
      </w:r>
      <w:r w:rsidR="00472DF4">
        <w:t>go through the</w:t>
      </w:r>
      <w:r>
        <w:t xml:space="preserve"> set up</w:t>
      </w:r>
      <w:r w:rsidR="00472DF4">
        <w:t xml:space="preserve"> process</w:t>
      </w:r>
      <w:r>
        <w:t>. Reenter your credentials if prompted.</w:t>
      </w:r>
    </w:p>
    <w:p w14:paraId="1E2889F7" w14:textId="06BBB296" w:rsidR="00215B7F" w:rsidRDefault="00215B7F" w:rsidP="00215B7F">
      <w:pPr>
        <w:pStyle w:val="ppNote"/>
      </w:pPr>
      <w:r>
        <w:rPr>
          <w:b/>
        </w:rPr>
        <w:t>Note:</w:t>
      </w:r>
      <w:r>
        <w:t xml:space="preserve"> You will see the </w:t>
      </w:r>
      <w:r w:rsidRPr="00215B7F">
        <w:rPr>
          <w:b/>
        </w:rPr>
        <w:t>Send toast</w:t>
      </w:r>
      <w:r>
        <w:t xml:space="preserve"> button in the browser when it opens after publishing. Clicking the button does nothing, because </w:t>
      </w:r>
      <w:r w:rsidRPr="00215B7F">
        <w:rPr>
          <w:b/>
        </w:rPr>
        <w:t>if (</w:t>
      </w:r>
      <w:proofErr w:type="spellStart"/>
      <w:proofErr w:type="gramStart"/>
      <w:r w:rsidRPr="00215B7F">
        <w:rPr>
          <w:b/>
        </w:rPr>
        <w:t>window.Windows</w:t>
      </w:r>
      <w:proofErr w:type="spellEnd"/>
      <w:proofErr w:type="gramEnd"/>
      <w:r w:rsidRPr="00215B7F">
        <w:rPr>
          <w:b/>
        </w:rPr>
        <w:t xml:space="preserve">) </w:t>
      </w:r>
      <w:r>
        <w:t>returns false when the website is running in the browser instead of a UWP app. Ideally, the button should be hidden when the site runs outside of the hosted web app.</w:t>
      </w:r>
    </w:p>
    <w:p w14:paraId="788373E6" w14:textId="6500A760" w:rsidR="00F42532" w:rsidRDefault="00F42532" w:rsidP="00472DF4">
      <w:pPr>
        <w:pStyle w:val="Step"/>
        <w:numPr>
          <w:ilvl w:val="0"/>
          <w:numId w:val="21"/>
        </w:numPr>
      </w:pPr>
      <w:r>
        <w:lastRenderedPageBreak/>
        <w:t xml:space="preserve">Build and run the </w:t>
      </w:r>
      <w:proofErr w:type="spellStart"/>
      <w:r w:rsidR="008B420E" w:rsidRPr="008B420E">
        <w:rPr>
          <w:b/>
        </w:rPr>
        <w:t>Hosted</w:t>
      </w:r>
      <w:r w:rsidRPr="00472DF4">
        <w:rPr>
          <w:b/>
        </w:rPr>
        <w:t>WebApp</w:t>
      </w:r>
      <w:proofErr w:type="spellEnd"/>
      <w:r>
        <w:t xml:space="preserve"> project on the local machine. You will see your </w:t>
      </w:r>
      <w:r w:rsidRPr="00472DF4">
        <w:rPr>
          <w:b/>
        </w:rPr>
        <w:t>Send toast</w:t>
      </w:r>
      <w:r>
        <w:t xml:space="preserve"> button now appears on the home page.</w:t>
      </w:r>
      <w:r w:rsidR="00472DF4">
        <w:t xml:space="preserve"> Click the button to trigger the toast notification.</w:t>
      </w:r>
    </w:p>
    <w:p w14:paraId="4FA8FA0D" w14:textId="7A349E1B" w:rsidR="00472DF4" w:rsidRDefault="00472DF4" w:rsidP="00472DF4">
      <w:pPr>
        <w:pStyle w:val="ppNote"/>
      </w:pPr>
      <w:r>
        <w:rPr>
          <w:b/>
        </w:rPr>
        <w:t>Note:</w:t>
      </w:r>
      <w:r>
        <w:t xml:space="preserve"> Click the Send toast button only onc</w:t>
      </w:r>
      <w:r w:rsidR="00C9646E">
        <w:t>e. If you would like to send the toast again, open the Notifications center and dismiss the previous toast.</w:t>
      </w:r>
    </w:p>
    <w:p w14:paraId="1C4852C3" w14:textId="632D5FE0" w:rsidR="00333EA6" w:rsidRDefault="00333EA6" w:rsidP="00472DF4">
      <w:pPr>
        <w:pStyle w:val="ppNote"/>
      </w:pPr>
      <w:r>
        <w:t xml:space="preserve">To troubleshoot your toast, </w:t>
      </w:r>
      <w:r w:rsidR="008C745B">
        <w:t>open</w:t>
      </w:r>
      <w:r>
        <w:t xml:space="preserve"> the JavaScript console in Visual Studio </w:t>
      </w:r>
      <w:r w:rsidR="008C745B">
        <w:t>while the hosted web app is running. Click</w:t>
      </w:r>
      <w:r>
        <w:t xml:space="preserve"> the </w:t>
      </w:r>
      <w:r w:rsidRPr="008C745B">
        <w:rPr>
          <w:b/>
        </w:rPr>
        <w:t>Send toast</w:t>
      </w:r>
      <w:r>
        <w:t xml:space="preserve"> button. </w:t>
      </w:r>
      <w:r w:rsidR="008C745B">
        <w:t xml:space="preserve">If the </w:t>
      </w:r>
      <w:proofErr w:type="spellStart"/>
      <w:r w:rsidR="008C745B" w:rsidRPr="008C745B">
        <w:rPr>
          <w:b/>
        </w:rPr>
        <w:t>createToast</w:t>
      </w:r>
      <w:proofErr w:type="spellEnd"/>
      <w:r w:rsidR="008C745B">
        <w:t xml:space="preserve"> function has been triggered, you will see the log message </w:t>
      </w:r>
      <w:r w:rsidR="008C745B" w:rsidRPr="008C745B">
        <w:rPr>
          <w:b/>
        </w:rPr>
        <w:t>create toast triggered</w:t>
      </w:r>
      <w:r w:rsidR="008C745B">
        <w:t>.</w:t>
      </w:r>
    </w:p>
    <w:p w14:paraId="73289612" w14:textId="35EA6761" w:rsidR="00472DF4" w:rsidRPr="00577580" w:rsidRDefault="00472DF4" w:rsidP="00472DF4">
      <w:pPr>
        <w:pStyle w:val="Step"/>
        <w:numPr>
          <w:ilvl w:val="0"/>
          <w:numId w:val="21"/>
        </w:numPr>
      </w:pPr>
      <w:r>
        <w:t xml:space="preserve">Stop debugging and return to </w:t>
      </w:r>
      <w:r w:rsidRPr="00472DF4">
        <w:rPr>
          <w:b/>
        </w:rPr>
        <w:t>Visual Studio</w:t>
      </w:r>
      <w:r>
        <w:t>.</w:t>
      </w:r>
    </w:p>
    <w:p w14:paraId="3BC5CF82" w14:textId="77777777" w:rsidR="00577580" w:rsidRPr="00577580" w:rsidRDefault="00577580" w:rsidP="00577580">
      <w:pPr>
        <w:pStyle w:val="ppListEnd"/>
      </w:pPr>
    </w:p>
    <w:p w14:paraId="156F7A06" w14:textId="607917F2" w:rsidR="00512EC9" w:rsidRDefault="00466CFF" w:rsidP="00512EC9">
      <w:pPr>
        <w:pStyle w:val="ppTopic"/>
      </w:pPr>
      <w:bookmarkStart w:id="17" w:name="_Toc431254532"/>
      <w:r>
        <w:t>Exercise 3</w:t>
      </w:r>
      <w:r w:rsidR="00512EC9">
        <w:t xml:space="preserve">: </w:t>
      </w:r>
      <w:r w:rsidR="00EF6CCB">
        <w:t xml:space="preserve">Support Additional Platforms and Devices with </w:t>
      </w:r>
      <w:proofErr w:type="spellStart"/>
      <w:r w:rsidR="00512EC9">
        <w:t>ManifoldJS</w:t>
      </w:r>
      <w:proofErr w:type="spellEnd"/>
      <w:r w:rsidR="009E72AC">
        <w:t xml:space="preserve"> </w:t>
      </w:r>
      <w:r w:rsidR="00744526">
        <w:t>(optional)</w:t>
      </w:r>
      <w:bookmarkEnd w:id="17"/>
    </w:p>
    <w:p w14:paraId="35075B32" w14:textId="77777777" w:rsidR="005A7509" w:rsidRDefault="00823F20" w:rsidP="00512EC9">
      <w:pPr>
        <w:pStyle w:val="ppBodyText"/>
      </w:pPr>
      <w:r>
        <w:t xml:space="preserve">Hosted web apps are a great way to quickly bring your existing responsive web projects to new platforms. </w:t>
      </w:r>
      <w:proofErr w:type="spellStart"/>
      <w:r>
        <w:t>ManifoldJS</w:t>
      </w:r>
      <w:proofErr w:type="spellEnd"/>
      <w:r>
        <w:t xml:space="preserve"> is a tool that uses existing metadata from your website to generated native hosted apps for </w:t>
      </w:r>
      <w:r w:rsidR="00F840AF">
        <w:t>a variety of platforms, including iOS, Android, Windows 10, Chrome OS, and Firefox OS</w:t>
      </w:r>
      <w:r>
        <w:t xml:space="preserve">. </w:t>
      </w:r>
      <w:r w:rsidR="005A7509">
        <w:t xml:space="preserve">For platforms that don’t support hosted web apps natively, </w:t>
      </w:r>
      <w:proofErr w:type="spellStart"/>
      <w:r w:rsidR="005A7509">
        <w:t>ManifoldJS</w:t>
      </w:r>
      <w:proofErr w:type="spellEnd"/>
      <w:r w:rsidR="005A7509">
        <w:t xml:space="preserve"> uses Cordova. </w:t>
      </w:r>
    </w:p>
    <w:p w14:paraId="70A8E5CF" w14:textId="60404235" w:rsidR="00512EC9" w:rsidRDefault="00823F20" w:rsidP="00512EC9">
      <w:pPr>
        <w:pStyle w:val="ppBodyText"/>
      </w:pPr>
      <w:r>
        <w:t xml:space="preserve">The manifest </w:t>
      </w:r>
      <w:r w:rsidR="0004435C">
        <w:t>generated</w:t>
      </w:r>
      <w:r w:rsidR="005A7509">
        <w:t xml:space="preserve"> by </w:t>
      </w:r>
      <w:proofErr w:type="spellStart"/>
      <w:r w:rsidR="005A7509">
        <w:t>ManifoldJS</w:t>
      </w:r>
      <w:proofErr w:type="spellEnd"/>
      <w:r w:rsidR="005A7509">
        <w:t xml:space="preserve"> </w:t>
      </w:r>
      <w:r>
        <w:t xml:space="preserve">follows the </w:t>
      </w:r>
      <w:r w:rsidR="00F840AF">
        <w:t>W3C</w:t>
      </w:r>
      <w:r w:rsidR="005A7509">
        <w:t xml:space="preserve"> standard for web app manifests and includes metadata such as the start page for the site, URL whitelist, site name, theme color, and app images.</w:t>
      </w:r>
    </w:p>
    <w:p w14:paraId="29AACA73" w14:textId="6C6B1798" w:rsidR="00823F20" w:rsidRDefault="007B33AB" w:rsidP="00E3332A">
      <w:pPr>
        <w:pStyle w:val="ppNote"/>
        <w:numPr>
          <w:ilvl w:val="0"/>
          <w:numId w:val="0"/>
        </w:numPr>
        <w:ind w:left="142"/>
      </w:pPr>
      <w:r w:rsidRPr="007B33AB">
        <w:rPr>
          <w:b/>
        </w:rPr>
        <w:t>Note:</w:t>
      </w:r>
      <w:r>
        <w:t xml:space="preserve"> For the latest on </w:t>
      </w:r>
      <w:proofErr w:type="spellStart"/>
      <w:r>
        <w:t>ManifoldJS</w:t>
      </w:r>
      <w:proofErr w:type="spellEnd"/>
      <w:r>
        <w:t xml:space="preserve">, visit </w:t>
      </w:r>
      <w:hyperlink r:id="rId37" w:history="1">
        <w:r w:rsidRPr="007B33AB">
          <w:rPr>
            <w:rStyle w:val="Hyperlink"/>
            <w:rFonts w:cstheme="minorBidi"/>
          </w:rPr>
          <w:t>http://www.manifoldjs.com/</w:t>
        </w:r>
      </w:hyperlink>
      <w:r w:rsidR="00823F20">
        <w:t xml:space="preserve">. You can </w:t>
      </w:r>
      <w:r w:rsidR="00053C3C">
        <w:t>read</w:t>
      </w:r>
      <w:r w:rsidR="00823F20">
        <w:t xml:space="preserve"> more </w:t>
      </w:r>
      <w:r w:rsidR="00053C3C">
        <w:t>about</w:t>
      </w:r>
      <w:r w:rsidR="00823F20">
        <w:t xml:space="preserve"> the W3C manifest for web apps at </w:t>
      </w:r>
      <w:hyperlink r:id="rId38" w:history="1">
        <w:r w:rsidR="00823F20" w:rsidRPr="00565296">
          <w:rPr>
            <w:rStyle w:val="Hyperlink"/>
            <w:rFonts w:cstheme="minorBidi"/>
          </w:rPr>
          <w:t>https://w3c.github.io/manifest/</w:t>
        </w:r>
      </w:hyperlink>
      <w:r w:rsidR="00823F20">
        <w:t>.</w:t>
      </w:r>
    </w:p>
    <w:p w14:paraId="6CCC9828" w14:textId="77777777" w:rsidR="004777E1" w:rsidRDefault="004777E1" w:rsidP="004777E1">
      <w:pPr>
        <w:pStyle w:val="ppProcedureStart"/>
      </w:pPr>
      <w:bookmarkStart w:id="18" w:name="_Toc429552080"/>
      <w:bookmarkStart w:id="19" w:name="_Toc431254533"/>
      <w:r w:rsidRPr="0098236E">
        <w:t xml:space="preserve">Task 1 – </w:t>
      </w:r>
      <w:r>
        <w:t xml:space="preserve">Install </w:t>
      </w:r>
      <w:proofErr w:type="spellStart"/>
      <w:r>
        <w:t>ManifoldJS</w:t>
      </w:r>
      <w:proofErr w:type="spellEnd"/>
      <w:r>
        <w:t xml:space="preserve"> and create a manifest</w:t>
      </w:r>
      <w:bookmarkEnd w:id="18"/>
      <w:bookmarkEnd w:id="19"/>
    </w:p>
    <w:p w14:paraId="7FF61CF4" w14:textId="77777777" w:rsidR="004777E1" w:rsidRDefault="004777E1" w:rsidP="004777E1">
      <w:pPr>
        <w:pStyle w:val="ppNumberList"/>
        <w:numPr>
          <w:ilvl w:val="0"/>
          <w:numId w:val="0"/>
        </w:numPr>
      </w:pPr>
      <w:r>
        <w:t xml:space="preserve">Install </w:t>
      </w:r>
      <w:proofErr w:type="spellStart"/>
      <w:r>
        <w:t>ManifoldJS</w:t>
      </w:r>
      <w:proofErr w:type="spellEnd"/>
      <w:r>
        <w:t xml:space="preserve"> to and generate a manifest.</w:t>
      </w:r>
    </w:p>
    <w:p w14:paraId="1FC1C889" w14:textId="77777777" w:rsidR="004777E1" w:rsidRDefault="004777E1" w:rsidP="004777E1">
      <w:pPr>
        <w:pStyle w:val="Step"/>
        <w:numPr>
          <w:ilvl w:val="0"/>
          <w:numId w:val="13"/>
        </w:numPr>
      </w:pPr>
      <w:r>
        <w:t xml:space="preserve">Open a command prompt as Administrator. With the node package manager installed, use the command </w:t>
      </w:r>
      <w:proofErr w:type="spellStart"/>
      <w:r w:rsidRPr="003540CA">
        <w:rPr>
          <w:b/>
        </w:rPr>
        <w:t>npm</w:t>
      </w:r>
      <w:proofErr w:type="spellEnd"/>
      <w:r w:rsidRPr="003540CA">
        <w:rPr>
          <w:b/>
        </w:rPr>
        <w:t xml:space="preserve"> install –g </w:t>
      </w:r>
      <w:proofErr w:type="spellStart"/>
      <w:r w:rsidRPr="003540CA">
        <w:rPr>
          <w:b/>
        </w:rPr>
        <w:t>manifoldjs</w:t>
      </w:r>
      <w:proofErr w:type="spellEnd"/>
      <w:r>
        <w:t xml:space="preserve"> to install </w:t>
      </w:r>
      <w:proofErr w:type="spellStart"/>
      <w:r>
        <w:t>ManifoldJS</w:t>
      </w:r>
      <w:proofErr w:type="spellEnd"/>
      <w:r>
        <w:t xml:space="preserve"> globally on your development machine.</w:t>
      </w:r>
    </w:p>
    <w:p w14:paraId="6836E80A" w14:textId="77777777" w:rsidR="004777E1" w:rsidRDefault="004777E1" w:rsidP="004777E1">
      <w:pPr>
        <w:pStyle w:val="ppCodeLanguage"/>
      </w:pPr>
      <w:r>
        <w:t>Command Prompt</w:t>
      </w:r>
    </w:p>
    <w:p w14:paraId="1D70B149" w14:textId="77777777" w:rsidR="004777E1" w:rsidRPr="006A3533" w:rsidRDefault="004777E1" w:rsidP="004777E1">
      <w:pPr>
        <w:pStyle w:val="ppCode"/>
      </w:pPr>
      <w:r>
        <w:t xml:space="preserve">&gt; </w:t>
      </w:r>
      <w:proofErr w:type="spellStart"/>
      <w:r>
        <w:t>npm</w:t>
      </w:r>
      <w:proofErr w:type="spellEnd"/>
      <w:r>
        <w:t xml:space="preserve"> install –g </w:t>
      </w:r>
      <w:proofErr w:type="spellStart"/>
      <w:r>
        <w:t>manifoldjs</w:t>
      </w:r>
      <w:proofErr w:type="spellEnd"/>
    </w:p>
    <w:p w14:paraId="074DF558" w14:textId="77777777" w:rsidR="004777E1" w:rsidRDefault="004777E1" w:rsidP="004777E1">
      <w:pPr>
        <w:pStyle w:val="ppNote"/>
        <w:pBdr>
          <w:top w:val="single" w:sz="12" w:space="0" w:color="999999"/>
        </w:pBdr>
      </w:pPr>
      <w:r w:rsidRPr="003540CA">
        <w:rPr>
          <w:b/>
        </w:rPr>
        <w:t>Note:</w:t>
      </w:r>
      <w:r>
        <w:t xml:space="preserve"> Visit </w:t>
      </w:r>
      <w:hyperlink r:id="rId39" w:history="1">
        <w:r w:rsidRPr="003540CA">
          <w:rPr>
            <w:rStyle w:val="Hyperlink"/>
            <w:rFonts w:cstheme="minorBidi"/>
          </w:rPr>
          <w:t>https://nodejs.org/</w:t>
        </w:r>
      </w:hyperlink>
      <w:r>
        <w:t xml:space="preserve"> to download and install the node package manager (</w:t>
      </w:r>
      <w:proofErr w:type="spellStart"/>
      <w:r>
        <w:t>npm</w:t>
      </w:r>
      <w:proofErr w:type="spellEnd"/>
      <w:r>
        <w:t>).</w:t>
      </w:r>
    </w:p>
    <w:p w14:paraId="54C9F0CF" w14:textId="77777777" w:rsidR="004777E1" w:rsidRDefault="004777E1" w:rsidP="004777E1">
      <w:pPr>
        <w:pStyle w:val="Step"/>
        <w:numPr>
          <w:ilvl w:val="0"/>
          <w:numId w:val="13"/>
        </w:numPr>
      </w:pPr>
      <w:r>
        <w:t xml:space="preserve">Generate a manifest for your site at </w:t>
      </w:r>
      <w:hyperlink r:id="rId40" w:history="1">
        <w:r w:rsidRPr="00744526">
          <w:rPr>
            <w:rStyle w:val="Hyperlink"/>
            <w:rFonts w:cstheme="minorBidi"/>
          </w:rPr>
          <w:t>http://www.manifoldjs.com/generator</w:t>
        </w:r>
      </w:hyperlink>
      <w:r>
        <w:t>. You may also upload a manifest, and the generator tool will fix and alert you to any gaps it may have.</w:t>
      </w:r>
    </w:p>
    <w:p w14:paraId="622805BF" w14:textId="77777777" w:rsidR="004777E1" w:rsidRDefault="004777E1" w:rsidP="004777E1">
      <w:pPr>
        <w:pStyle w:val="ppNote"/>
      </w:pPr>
      <w:r>
        <w:rPr>
          <w:b/>
        </w:rPr>
        <w:lastRenderedPageBreak/>
        <w:t>Note:</w:t>
      </w:r>
      <w:r>
        <w:t xml:space="preserve"> If your site doesn’t have a manifest, </w:t>
      </w:r>
      <w:proofErr w:type="spellStart"/>
      <w:r>
        <w:t>ManifoldJS</w:t>
      </w:r>
      <w:proofErr w:type="spellEnd"/>
      <w:r>
        <w:t xml:space="preserve"> will generate one for you. However, you may still wish to create your own to take advantage of your site’s branding and provide app images. </w:t>
      </w:r>
    </w:p>
    <w:p w14:paraId="34715458" w14:textId="77777777" w:rsidR="004777E1" w:rsidRDefault="004777E1" w:rsidP="004777E1">
      <w:pPr>
        <w:pStyle w:val="Step"/>
        <w:numPr>
          <w:ilvl w:val="0"/>
          <w:numId w:val="13"/>
        </w:numPr>
      </w:pPr>
      <w:r>
        <w:t xml:space="preserve">Upload the manifest to the root directory of your site on the server. The manifest typically lives in the same location as your index.html file. </w:t>
      </w:r>
    </w:p>
    <w:p w14:paraId="7ABD7348" w14:textId="77777777" w:rsidR="004777E1" w:rsidRDefault="004777E1" w:rsidP="004777E1">
      <w:pPr>
        <w:pStyle w:val="ppListEnd"/>
      </w:pPr>
    </w:p>
    <w:p w14:paraId="50FC7DA7" w14:textId="77777777" w:rsidR="004777E1" w:rsidRDefault="004777E1" w:rsidP="004777E1">
      <w:pPr>
        <w:pStyle w:val="ppProcedureStart"/>
      </w:pPr>
      <w:bookmarkStart w:id="20" w:name="_Toc429552081"/>
      <w:bookmarkStart w:id="21" w:name="_Toc431254534"/>
      <w:r>
        <w:t>Task 2</w:t>
      </w:r>
      <w:r w:rsidRPr="0098236E">
        <w:t xml:space="preserve"> – </w:t>
      </w:r>
      <w:r>
        <w:t>Generate hosted web apps</w:t>
      </w:r>
      <w:bookmarkEnd w:id="20"/>
      <w:bookmarkEnd w:id="21"/>
    </w:p>
    <w:p w14:paraId="016D4A1C" w14:textId="77777777" w:rsidR="004777E1" w:rsidRPr="00936F62" w:rsidRDefault="004777E1" w:rsidP="004777E1">
      <w:pPr>
        <w:pStyle w:val="ppNumberList"/>
        <w:numPr>
          <w:ilvl w:val="0"/>
          <w:numId w:val="0"/>
        </w:numPr>
      </w:pPr>
      <w:r>
        <w:t>In this task, you will generate hosted web apps from your website for a variety of platforms.</w:t>
      </w:r>
    </w:p>
    <w:p w14:paraId="58C0D0DD" w14:textId="77777777" w:rsidR="004777E1" w:rsidRDefault="004777E1" w:rsidP="004777E1">
      <w:pPr>
        <w:pStyle w:val="Step"/>
        <w:numPr>
          <w:ilvl w:val="0"/>
          <w:numId w:val="13"/>
        </w:numPr>
      </w:pPr>
      <w:r>
        <w:t xml:space="preserve">Return to your local machine. Create a directory to hold your hosted web apps and navigate to it in the command prompt. Pass your live website URL into </w:t>
      </w:r>
      <w:proofErr w:type="spellStart"/>
      <w:r>
        <w:t>manifoldjs</w:t>
      </w:r>
      <w:proofErr w:type="spellEnd"/>
      <w:r>
        <w:t xml:space="preserve"> to generate the manifest. We will use Bing for the sake of this example. You may optionally use the </w:t>
      </w:r>
      <w:r w:rsidRPr="00936F62">
        <w:rPr>
          <w:b/>
        </w:rPr>
        <w:t>-l debug</w:t>
      </w:r>
      <w:r>
        <w:t xml:space="preserve"> options for more verbose output.</w:t>
      </w:r>
    </w:p>
    <w:p w14:paraId="78198D11" w14:textId="77777777" w:rsidR="004777E1" w:rsidRDefault="004777E1" w:rsidP="004777E1">
      <w:pPr>
        <w:pStyle w:val="ppCodeLanguage"/>
      </w:pPr>
      <w:r>
        <w:t>Command Prompt</w:t>
      </w:r>
    </w:p>
    <w:p w14:paraId="0745C83B" w14:textId="77777777" w:rsidR="004777E1" w:rsidRPr="006A3533" w:rsidRDefault="004777E1" w:rsidP="004777E1">
      <w:pPr>
        <w:pStyle w:val="ppCode"/>
      </w:pPr>
      <w:r>
        <w:t xml:space="preserve">&gt; </w:t>
      </w:r>
      <w:proofErr w:type="spellStart"/>
      <w:r>
        <w:t>manifoldjs</w:t>
      </w:r>
      <w:proofErr w:type="spellEnd"/>
      <w:r>
        <w:t xml:space="preserve"> http://www.bing.com/</w:t>
      </w:r>
    </w:p>
    <w:p w14:paraId="1B1F2713" w14:textId="77777777" w:rsidR="004777E1" w:rsidRDefault="004777E1" w:rsidP="004777E1">
      <w:pPr>
        <w:pStyle w:val="Step"/>
      </w:pPr>
      <w:r>
        <w:t xml:space="preserve">Explore the code generated by </w:t>
      </w:r>
      <w:proofErr w:type="spellStart"/>
      <w:r>
        <w:t>ManifoldJS</w:t>
      </w:r>
      <w:proofErr w:type="spellEnd"/>
      <w:r>
        <w:t xml:space="preserve"> in your hosted apps folder.</w:t>
      </w:r>
    </w:p>
    <w:p w14:paraId="152ABAC1" w14:textId="77777777" w:rsidR="004777E1" w:rsidRDefault="004777E1" w:rsidP="004777E1">
      <w:pPr>
        <w:pStyle w:val="Step"/>
      </w:pPr>
      <w:r>
        <w:t xml:space="preserve">To install and run the generated Windows10 app, run the following command in the app folder created by </w:t>
      </w:r>
      <w:proofErr w:type="spellStart"/>
      <w:r>
        <w:t>ManifoldJS</w:t>
      </w:r>
      <w:proofErr w:type="spellEnd"/>
      <w:r>
        <w:t>:</w:t>
      </w:r>
    </w:p>
    <w:p w14:paraId="234B3018" w14:textId="77777777" w:rsidR="004777E1" w:rsidRDefault="004777E1" w:rsidP="004777E1">
      <w:pPr>
        <w:pStyle w:val="ppCodeLanguage"/>
      </w:pPr>
      <w:r>
        <w:t>Command Prompt</w:t>
      </w:r>
    </w:p>
    <w:p w14:paraId="1680C21E" w14:textId="77777777" w:rsidR="004777E1" w:rsidRPr="00792D55" w:rsidRDefault="004777E1" w:rsidP="004777E1">
      <w:pPr>
        <w:pStyle w:val="ppCode"/>
      </w:pPr>
      <w:r>
        <w:t xml:space="preserve">&gt; </w:t>
      </w:r>
      <w:proofErr w:type="spellStart"/>
      <w:r>
        <w:t>manifoldjs</w:t>
      </w:r>
      <w:proofErr w:type="spellEnd"/>
      <w:r>
        <w:t xml:space="preserve"> run windows</w:t>
      </w:r>
    </w:p>
    <w:p w14:paraId="64A3B19E" w14:textId="77777777" w:rsidR="004777E1" w:rsidRPr="00936F62" w:rsidRDefault="004777E1" w:rsidP="004777E1">
      <w:pPr>
        <w:pStyle w:val="Step"/>
      </w:pPr>
      <w:r>
        <w:t>Your generated app will install and launch.</w:t>
      </w:r>
    </w:p>
    <w:p w14:paraId="76E1E77E" w14:textId="77777777" w:rsidR="004777E1" w:rsidRPr="0009008A" w:rsidRDefault="004777E1" w:rsidP="004777E1">
      <w:pPr>
        <w:pStyle w:val="ppListEnd"/>
      </w:pPr>
    </w:p>
    <w:bookmarkStart w:id="22" w:name="_Toc431254535" w:displacedByCustomXml="next"/>
    <w:sdt>
      <w:sdtPr>
        <w:rPr>
          <w:noProof/>
        </w:rPr>
        <w:alias w:val="Topic"/>
        <w:tag w:val="a5662cdf-ec38-4004-a121-0763d4d6cc2b"/>
        <w:id w:val="1574304581"/>
        <w:placeholder>
          <w:docPart w:val="DefaultPlaceholder_1082065158"/>
        </w:placeholder>
        <w:text/>
      </w:sdtPr>
      <w:sdtEndPr/>
      <w:sdtContent>
        <w:p w14:paraId="0883A638" w14:textId="77777777" w:rsidR="007B2C19" w:rsidRDefault="00017095" w:rsidP="007B2C19">
          <w:pPr>
            <w:pStyle w:val="ppTopic"/>
            <w:rPr>
              <w:noProof/>
            </w:rPr>
          </w:pPr>
          <w:r>
            <w:rPr>
              <w:noProof/>
            </w:rPr>
            <w:t>Summary</w:t>
          </w:r>
        </w:p>
      </w:sdtContent>
    </w:sdt>
    <w:bookmarkEnd w:id="22" w:displacedByCustomXml="prev"/>
    <w:p w14:paraId="3A45753E" w14:textId="2F96D8A5" w:rsidR="009466D8" w:rsidRDefault="00292A92" w:rsidP="009466D8">
      <w:pPr>
        <w:pStyle w:val="ppBodyText"/>
        <w:spacing w:after="200"/>
        <w:rPr>
          <w:noProof/>
        </w:rPr>
      </w:pPr>
      <w:r>
        <w:rPr>
          <w:noProof/>
        </w:rPr>
        <w:t xml:space="preserve">Hosted web apps </w:t>
      </w:r>
      <w:r w:rsidR="009C3F3F">
        <w:rPr>
          <w:noProof/>
        </w:rPr>
        <w:t xml:space="preserve">and webviews </w:t>
      </w:r>
      <w:r w:rsidR="00335A77">
        <w:rPr>
          <w:noProof/>
        </w:rPr>
        <w:t>provide powerful options</w:t>
      </w:r>
      <w:r>
        <w:rPr>
          <w:noProof/>
        </w:rPr>
        <w:t xml:space="preserve"> </w:t>
      </w:r>
      <w:r w:rsidR="00335A77">
        <w:rPr>
          <w:noProof/>
        </w:rPr>
        <w:t>to</w:t>
      </w:r>
      <w:r w:rsidR="00DE717A">
        <w:rPr>
          <w:noProof/>
        </w:rPr>
        <w:t xml:space="preserve"> integrate </w:t>
      </w:r>
      <w:r>
        <w:rPr>
          <w:noProof/>
        </w:rPr>
        <w:t>your existing web projects with the Windows Store and platform</w:t>
      </w:r>
      <w:r w:rsidR="00C24443">
        <w:rPr>
          <w:noProof/>
        </w:rPr>
        <w:t xml:space="preserve"> APIs. In this lab, we created a web app to host</w:t>
      </w:r>
      <w:r w:rsidR="009C3F3F">
        <w:rPr>
          <w:noProof/>
        </w:rPr>
        <w:t xml:space="preserve"> local and</w:t>
      </w:r>
      <w:r w:rsidR="00C24443">
        <w:rPr>
          <w:noProof/>
        </w:rPr>
        <w:t xml:space="preserve"> remote content and </w:t>
      </w:r>
      <w:r w:rsidR="00335A77">
        <w:rPr>
          <w:noProof/>
        </w:rPr>
        <w:t>learned how to integrate native Windows APIs</w:t>
      </w:r>
      <w:r w:rsidR="00957471">
        <w:rPr>
          <w:noProof/>
        </w:rPr>
        <w:t xml:space="preserve"> with JavaScript</w:t>
      </w:r>
      <w:r w:rsidR="00CB6443">
        <w:rPr>
          <w:noProof/>
        </w:rPr>
        <w:t>.</w:t>
      </w:r>
      <w:r w:rsidR="00335A77">
        <w:rPr>
          <w:noProof/>
        </w:rPr>
        <w:t xml:space="preserve"> We also explored options for generating hosted web apps for a variety of platforms.</w:t>
      </w:r>
    </w:p>
    <w:sectPr w:rsidR="009466D8" w:rsidSect="004E7B96">
      <w:footerReference w:type="default" r:id="rId41"/>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Author" w:initials="A">
    <w:p w14:paraId="276B020A" w14:textId="4C375AA2" w:rsidR="00C13087" w:rsidRDefault="00C13087">
      <w:pPr>
        <w:pStyle w:val="CommentText"/>
      </w:pPr>
      <w:r>
        <w:rPr>
          <w:rStyle w:val="CommentReference"/>
        </w:rPr>
        <w:annotationRef/>
      </w:r>
      <w:r>
        <w:t>Don’t understand what this means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76B020A"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06DC13" w14:textId="77777777" w:rsidR="00D645AC" w:rsidRPr="001253EC" w:rsidRDefault="00D645AC" w:rsidP="001253EC">
      <w:pPr>
        <w:pStyle w:val="ppTableText"/>
        <w:spacing w:before="0" w:after="0" w:line="240" w:lineRule="auto"/>
        <w:rPr>
          <w:rFonts w:asciiTheme="minorHAnsi" w:eastAsiaTheme="minorEastAsia" w:hAnsiTheme="minorHAnsi" w:cstheme="minorBidi"/>
          <w:color w:val="auto"/>
          <w:sz w:val="22"/>
          <w:szCs w:val="22"/>
          <w:lang w:bidi="en-US"/>
        </w:rPr>
      </w:pPr>
      <w:r>
        <w:separator/>
      </w:r>
    </w:p>
  </w:endnote>
  <w:endnote w:type="continuationSeparator" w:id="0">
    <w:p w14:paraId="51525EAE" w14:textId="77777777" w:rsidR="00D645AC" w:rsidRPr="001253EC" w:rsidRDefault="00D645AC" w:rsidP="001253EC">
      <w:pPr>
        <w:pStyle w:val="ppTableText"/>
        <w:spacing w:before="0" w:after="0" w:line="240" w:lineRule="auto"/>
        <w:rPr>
          <w:rFonts w:asciiTheme="minorHAnsi" w:eastAsiaTheme="minorEastAsia" w:hAnsiTheme="minorHAnsi" w:cstheme="minorBidi"/>
          <w:color w:val="auto"/>
          <w:sz w:val="22"/>
          <w:szCs w:val="22"/>
          <w:lang w:bidi="en-US"/>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0000000000000000000"/>
    <w:charset w:val="4D"/>
    <w:family w:val="roman"/>
    <w:notTrueType/>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Franklin Gothic Condensed">
    <w:panose1 w:val="00000000000000000000"/>
    <w:charset w:val="00"/>
    <w:family w:val="swiss"/>
    <w:notTrueType/>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Britannic Bold">
    <w:panose1 w:val="020B0903060703020204"/>
    <w:charset w:val="00"/>
    <w:family w:val="auto"/>
    <w:pitch w:val="variable"/>
    <w:sig w:usb0="00000003" w:usb1="00000000" w:usb2="00000000" w:usb3="00000000" w:csb0="00000001" w:csb1="00000000"/>
  </w:font>
  <w:font w:name="Batang">
    <w:panose1 w:val="02030600000101010101"/>
    <w:charset w:val="81"/>
    <w:family w:val="auto"/>
    <w:pitch w:val="variable"/>
    <w:sig w:usb0="B00002AF" w:usb1="69D77CFB" w:usb2="00000030" w:usb3="00000000" w:csb0="0008009F" w:csb1="00000000"/>
  </w:font>
  <w:font w:name="Tahoma">
    <w:panose1 w:val="020B0604030504040204"/>
    <w:charset w:val="00"/>
    <w:family w:val="auto"/>
    <w:pitch w:val="variable"/>
    <w:sig w:usb0="E1002EFF" w:usb1="C000605B" w:usb2="00000029" w:usb3="00000000" w:csb0="000101FF" w:csb1="00000000"/>
  </w:font>
  <w:font w:name="Arial Black">
    <w:panose1 w:val="020B0A04020102020204"/>
    <w:charset w:val="A1"/>
    <w:family w:val="auto"/>
    <w:pitch w:val="variable"/>
    <w:sig w:usb0="A00002AF" w:usb1="400078FB" w:usb2="00000000" w:usb3="00000000" w:csb0="0000009F" w:csb1="00000000"/>
  </w:font>
  <w:font w:name="Arial Narrow">
    <w:panose1 w:val="020B0606020202030204"/>
    <w:charset w:val="00"/>
    <w:family w:val="auto"/>
    <w:pitch w:val="variable"/>
    <w:sig w:usb0="00000287" w:usb1="00000800" w:usb2="00000000" w:usb3="00000000" w:csb0="0000009F" w:csb1="00000000"/>
  </w:font>
  <w:font w:name="Arial Unicode MS">
    <w:panose1 w:val="020B0604020202020204"/>
    <w:charset w:val="00"/>
    <w:family w:val="auto"/>
    <w:pitch w:val="variable"/>
    <w:sig w:usb0="F7FFAFFF" w:usb1="E9DFFFFF" w:usb2="0000003F" w:usb3="00000000" w:csb0="003F01FF" w:csb1="00000000"/>
  </w:font>
  <w:font w:name="Segoe UI">
    <w:panose1 w:val="020B0502040204020203"/>
    <w:charset w:val="00"/>
    <w:family w:val="auto"/>
    <w:pitch w:val="variable"/>
    <w:sig w:usb0="E4002EFF" w:usb1="C000E47F"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7115CA" w14:textId="78000DD0" w:rsidR="00C13087" w:rsidRDefault="00C13087">
    <w:pPr>
      <w:pStyle w:val="Footer"/>
      <w:jc w:val="right"/>
    </w:pPr>
    <w:r>
      <w:t xml:space="preserve">Page </w:t>
    </w:r>
    <w:sdt>
      <w:sdtPr>
        <w:id w:val="-150720818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12294E">
          <w:rPr>
            <w:noProof/>
          </w:rPr>
          <w:t>31</w:t>
        </w:r>
        <w:r>
          <w:rPr>
            <w:noProof/>
          </w:rPr>
          <w:fldChar w:fldCharType="end"/>
        </w:r>
      </w:sdtContent>
    </w:sdt>
  </w:p>
  <w:p w14:paraId="7314AE34" w14:textId="77777777" w:rsidR="00C13087" w:rsidRDefault="00C1308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34BA17" w14:textId="77777777" w:rsidR="00D645AC" w:rsidRPr="001253EC" w:rsidRDefault="00D645AC" w:rsidP="001253EC">
      <w:pPr>
        <w:pStyle w:val="ppTableText"/>
        <w:spacing w:before="0" w:after="0" w:line="240" w:lineRule="auto"/>
        <w:rPr>
          <w:rFonts w:asciiTheme="minorHAnsi" w:eastAsiaTheme="minorEastAsia" w:hAnsiTheme="minorHAnsi" w:cstheme="minorBidi"/>
          <w:color w:val="auto"/>
          <w:sz w:val="22"/>
          <w:szCs w:val="22"/>
          <w:lang w:bidi="en-US"/>
        </w:rPr>
      </w:pPr>
      <w:r>
        <w:separator/>
      </w:r>
    </w:p>
  </w:footnote>
  <w:footnote w:type="continuationSeparator" w:id="0">
    <w:p w14:paraId="0EC0E432" w14:textId="77777777" w:rsidR="00D645AC" w:rsidRPr="001253EC" w:rsidRDefault="00D645AC" w:rsidP="001253EC">
      <w:pPr>
        <w:pStyle w:val="ppTableText"/>
        <w:spacing w:before="0" w:after="0" w:line="240" w:lineRule="auto"/>
        <w:rPr>
          <w:rFonts w:asciiTheme="minorHAnsi" w:eastAsiaTheme="minorEastAsia" w:hAnsiTheme="minorHAnsi" w:cstheme="minorBidi"/>
          <w:color w:val="auto"/>
          <w:sz w:val="22"/>
          <w:szCs w:val="22"/>
          <w:lang w:bidi="en-US"/>
        </w:rPr>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64F8E6E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8944D36"/>
    <w:multiLevelType w:val="hybridMultilevel"/>
    <w:tmpl w:val="E23257EA"/>
    <w:lvl w:ilvl="0" w:tplc="BEE0357C">
      <w:start w:val="1"/>
      <w:numFmt w:val="decimal"/>
      <w:pStyle w:val="Step"/>
      <w:lvlText w:val="%1."/>
      <w:lvlJc w:val="left"/>
      <w:pPr>
        <w:tabs>
          <w:tab w:val="num" w:pos="720"/>
        </w:tabs>
        <w:ind w:left="720" w:hanging="360"/>
      </w:pPr>
      <w:rPr>
        <w:b w:val="0"/>
      </w:rPr>
    </w:lvl>
    <w:lvl w:ilvl="1" w:tplc="CD72451A">
      <w:start w:val="1"/>
      <w:numFmt w:val="lowerLetter"/>
      <w:lvlText w:val="%2."/>
      <w:lvlJc w:val="left"/>
      <w:pPr>
        <w:tabs>
          <w:tab w:val="num" w:pos="1374"/>
        </w:tabs>
        <w:ind w:left="1374" w:hanging="360"/>
      </w:pPr>
      <w:rPr>
        <w:b w:val="0"/>
      </w:rPr>
    </w:lvl>
    <w:lvl w:ilvl="2" w:tplc="0409001B">
      <w:start w:val="1"/>
      <w:numFmt w:val="lowerRoman"/>
      <w:lvlText w:val="%3."/>
      <w:lvlJc w:val="right"/>
      <w:pPr>
        <w:tabs>
          <w:tab w:val="num" w:pos="2094"/>
        </w:tabs>
        <w:ind w:left="2094" w:hanging="180"/>
      </w:pPr>
    </w:lvl>
    <w:lvl w:ilvl="3" w:tplc="0409000F">
      <w:start w:val="1"/>
      <w:numFmt w:val="decimal"/>
      <w:lvlText w:val="%4."/>
      <w:lvlJc w:val="left"/>
      <w:pPr>
        <w:tabs>
          <w:tab w:val="num" w:pos="2814"/>
        </w:tabs>
        <w:ind w:left="2814" w:hanging="360"/>
      </w:pPr>
    </w:lvl>
    <w:lvl w:ilvl="4" w:tplc="04090019" w:tentative="1">
      <w:start w:val="1"/>
      <w:numFmt w:val="lowerLetter"/>
      <w:lvlText w:val="%5."/>
      <w:lvlJc w:val="left"/>
      <w:pPr>
        <w:tabs>
          <w:tab w:val="num" w:pos="3534"/>
        </w:tabs>
        <w:ind w:left="3534" w:hanging="360"/>
      </w:pPr>
    </w:lvl>
    <w:lvl w:ilvl="5" w:tplc="0409001B" w:tentative="1">
      <w:start w:val="1"/>
      <w:numFmt w:val="lowerRoman"/>
      <w:lvlText w:val="%6."/>
      <w:lvlJc w:val="right"/>
      <w:pPr>
        <w:tabs>
          <w:tab w:val="num" w:pos="4254"/>
        </w:tabs>
        <w:ind w:left="4254" w:hanging="180"/>
      </w:pPr>
    </w:lvl>
    <w:lvl w:ilvl="6" w:tplc="0409000F" w:tentative="1">
      <w:start w:val="1"/>
      <w:numFmt w:val="decimal"/>
      <w:lvlText w:val="%7."/>
      <w:lvlJc w:val="left"/>
      <w:pPr>
        <w:tabs>
          <w:tab w:val="num" w:pos="4974"/>
        </w:tabs>
        <w:ind w:left="4974" w:hanging="360"/>
      </w:pPr>
    </w:lvl>
    <w:lvl w:ilvl="7" w:tplc="04090019" w:tentative="1">
      <w:start w:val="1"/>
      <w:numFmt w:val="lowerLetter"/>
      <w:lvlText w:val="%8."/>
      <w:lvlJc w:val="left"/>
      <w:pPr>
        <w:tabs>
          <w:tab w:val="num" w:pos="5694"/>
        </w:tabs>
        <w:ind w:left="5694" w:hanging="360"/>
      </w:pPr>
    </w:lvl>
    <w:lvl w:ilvl="8" w:tplc="0409001B" w:tentative="1">
      <w:start w:val="1"/>
      <w:numFmt w:val="lowerRoman"/>
      <w:lvlText w:val="%9."/>
      <w:lvlJc w:val="right"/>
      <w:pPr>
        <w:tabs>
          <w:tab w:val="num" w:pos="6414"/>
        </w:tabs>
        <w:ind w:left="6414" w:hanging="180"/>
      </w:pPr>
    </w:lvl>
  </w:abstractNum>
  <w:abstractNum w:abstractNumId="2">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3">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4">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5">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6">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7">
    <w:nsid w:val="642B0C32"/>
    <w:multiLevelType w:val="multilevel"/>
    <w:tmpl w:val="CB8A1820"/>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pStyle w:val="ppCodeLanguage"/>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8">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9">
    <w:nsid w:val="7A8626E4"/>
    <w:multiLevelType w:val="multilevel"/>
    <w:tmpl w:val="0EBE068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720"/>
        </w:tabs>
        <w:ind w:left="720" w:hanging="360"/>
      </w:pPr>
      <w:rPr>
        <w:rFonts w:hint="default"/>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1">
    <w:nsid w:val="7F3A3581"/>
    <w:multiLevelType w:val="multilevel"/>
    <w:tmpl w:val="B8D2D340"/>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6"/>
  </w:num>
  <w:num w:numId="2">
    <w:abstractNumId w:val="2"/>
  </w:num>
  <w:num w:numId="3">
    <w:abstractNumId w:val="11"/>
  </w:num>
  <w:num w:numId="4">
    <w:abstractNumId w:val="7"/>
  </w:num>
  <w:num w:numId="5">
    <w:abstractNumId w:val="8"/>
  </w:num>
  <w:num w:numId="6">
    <w:abstractNumId w:val="4"/>
  </w:num>
  <w:num w:numId="7">
    <w:abstractNumId w:val="10"/>
  </w:num>
  <w:num w:numId="8">
    <w:abstractNumId w:val="3"/>
  </w:num>
  <w:num w:numId="9">
    <w:abstractNumId w:val="9"/>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1"/>
  </w:num>
  <w:num w:numId="13">
    <w:abstractNumId w:val="1"/>
    <w:lvlOverride w:ilvl="0">
      <w:startOverride w:val="1"/>
    </w:lvlOverride>
  </w:num>
  <w:num w:numId="14">
    <w:abstractNumId w:val="1"/>
    <w:lvlOverride w:ilvl="0">
      <w:startOverride w:val="1"/>
    </w:lvlOverride>
  </w:num>
  <w:num w:numId="15">
    <w:abstractNumId w:val="1"/>
    <w:lvlOverride w:ilvl="0">
      <w:startOverride w:val="1"/>
    </w:lvlOverride>
  </w:num>
  <w:num w:numId="16">
    <w:abstractNumId w:val="1"/>
    <w:lvlOverride w:ilvl="0">
      <w:startOverride w:val="1"/>
    </w:lvlOverride>
  </w:num>
  <w:num w:numId="17">
    <w:abstractNumId w:val="0"/>
  </w:num>
  <w:num w:numId="18">
    <w:abstractNumId w:val="1"/>
    <w:lvlOverride w:ilvl="0">
      <w:startOverride w:val="1"/>
    </w:lvlOverride>
  </w:num>
  <w:num w:numId="19">
    <w:abstractNumId w:val="1"/>
    <w:lvlOverride w:ilvl="0">
      <w:startOverride w:val="1"/>
    </w:lvlOverride>
  </w:num>
  <w:num w:numId="20">
    <w:abstractNumId w:val="1"/>
    <w:lvlOverride w:ilvl="0">
      <w:startOverride w:val="1"/>
    </w:lvlOverride>
  </w:num>
  <w:num w:numId="21">
    <w:abstractNumId w:val="1"/>
    <w:lvlOverride w:ilvl="0">
      <w:startOverride w:val="1"/>
    </w:lvlOverride>
  </w:num>
  <w:num w:numId="22">
    <w:abstractNumId w:val="1"/>
    <w:lvlOverride w:ilvl="0">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removePersonalInformation/>
  <w:removeDateAndTime/>
  <w:doNotDisplayPageBoundaries/>
  <w:activeWritingStyle w:appName="MSWord" w:lang="en-US" w:vendorID="64" w:dllVersion="131078" w:nlCheck="1" w:checkStyle="0"/>
  <w:activeWritingStyle w:appName="MSWord" w:lang="en-NZ" w:vendorID="64" w:dllVersion="131078" w:nlCheck="1" w:checkStyle="0"/>
  <w:activeWritingStyle w:appName="MSWord" w:lang="fr-FR" w:vendorID="64" w:dllVersion="131078"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20C6"/>
    <w:rsid w:val="00000342"/>
    <w:rsid w:val="00000903"/>
    <w:rsid w:val="000012DE"/>
    <w:rsid w:val="000014EC"/>
    <w:rsid w:val="00001A44"/>
    <w:rsid w:val="00001BEA"/>
    <w:rsid w:val="000032BE"/>
    <w:rsid w:val="00003661"/>
    <w:rsid w:val="00003EE5"/>
    <w:rsid w:val="00005642"/>
    <w:rsid w:val="0000698D"/>
    <w:rsid w:val="00007C9B"/>
    <w:rsid w:val="00010A9D"/>
    <w:rsid w:val="00010AA1"/>
    <w:rsid w:val="000114CC"/>
    <w:rsid w:val="0001235C"/>
    <w:rsid w:val="00012B9D"/>
    <w:rsid w:val="00012DC4"/>
    <w:rsid w:val="0001314E"/>
    <w:rsid w:val="00014209"/>
    <w:rsid w:val="00014ED9"/>
    <w:rsid w:val="0001562C"/>
    <w:rsid w:val="00016B41"/>
    <w:rsid w:val="00016CA5"/>
    <w:rsid w:val="00017095"/>
    <w:rsid w:val="00020B1B"/>
    <w:rsid w:val="00021336"/>
    <w:rsid w:val="0002135A"/>
    <w:rsid w:val="000217E7"/>
    <w:rsid w:val="00022FE9"/>
    <w:rsid w:val="0002485C"/>
    <w:rsid w:val="00024C77"/>
    <w:rsid w:val="000254EE"/>
    <w:rsid w:val="000256CC"/>
    <w:rsid w:val="00025814"/>
    <w:rsid w:val="0002591C"/>
    <w:rsid w:val="00025C2A"/>
    <w:rsid w:val="00026DED"/>
    <w:rsid w:val="000277B4"/>
    <w:rsid w:val="00027822"/>
    <w:rsid w:val="00030F52"/>
    <w:rsid w:val="00031D13"/>
    <w:rsid w:val="000325AE"/>
    <w:rsid w:val="00032704"/>
    <w:rsid w:val="00032CD5"/>
    <w:rsid w:val="00034CE0"/>
    <w:rsid w:val="00034D3F"/>
    <w:rsid w:val="00035263"/>
    <w:rsid w:val="00035A71"/>
    <w:rsid w:val="000360DF"/>
    <w:rsid w:val="00036106"/>
    <w:rsid w:val="00036533"/>
    <w:rsid w:val="00036D27"/>
    <w:rsid w:val="000370F7"/>
    <w:rsid w:val="00037860"/>
    <w:rsid w:val="00037B1E"/>
    <w:rsid w:val="00040BEA"/>
    <w:rsid w:val="00041A8C"/>
    <w:rsid w:val="00043AC6"/>
    <w:rsid w:val="00043B52"/>
    <w:rsid w:val="0004435C"/>
    <w:rsid w:val="00044440"/>
    <w:rsid w:val="00045842"/>
    <w:rsid w:val="00045DA5"/>
    <w:rsid w:val="000463AE"/>
    <w:rsid w:val="00047ADA"/>
    <w:rsid w:val="0005062A"/>
    <w:rsid w:val="00050C4D"/>
    <w:rsid w:val="000522F9"/>
    <w:rsid w:val="00053C3C"/>
    <w:rsid w:val="00053E91"/>
    <w:rsid w:val="00054D08"/>
    <w:rsid w:val="00055CD4"/>
    <w:rsid w:val="00057320"/>
    <w:rsid w:val="00057BE4"/>
    <w:rsid w:val="00060F83"/>
    <w:rsid w:val="0006115C"/>
    <w:rsid w:val="000613DC"/>
    <w:rsid w:val="00061A50"/>
    <w:rsid w:val="00062DC6"/>
    <w:rsid w:val="00063819"/>
    <w:rsid w:val="00063F29"/>
    <w:rsid w:val="000647B5"/>
    <w:rsid w:val="00064845"/>
    <w:rsid w:val="00064A9D"/>
    <w:rsid w:val="00064E81"/>
    <w:rsid w:val="00065BAD"/>
    <w:rsid w:val="000661DF"/>
    <w:rsid w:val="000673C4"/>
    <w:rsid w:val="000713EF"/>
    <w:rsid w:val="000724FD"/>
    <w:rsid w:val="00074B7D"/>
    <w:rsid w:val="00075A88"/>
    <w:rsid w:val="000760A6"/>
    <w:rsid w:val="00077739"/>
    <w:rsid w:val="00077C3D"/>
    <w:rsid w:val="00080DBC"/>
    <w:rsid w:val="0008194D"/>
    <w:rsid w:val="00081E05"/>
    <w:rsid w:val="0008307B"/>
    <w:rsid w:val="0008380B"/>
    <w:rsid w:val="000846FC"/>
    <w:rsid w:val="000873C8"/>
    <w:rsid w:val="000877C8"/>
    <w:rsid w:val="0009008A"/>
    <w:rsid w:val="00090860"/>
    <w:rsid w:val="000909C2"/>
    <w:rsid w:val="00092DC6"/>
    <w:rsid w:val="00092F57"/>
    <w:rsid w:val="000943C9"/>
    <w:rsid w:val="00094D4A"/>
    <w:rsid w:val="000951FA"/>
    <w:rsid w:val="00095276"/>
    <w:rsid w:val="000953E1"/>
    <w:rsid w:val="000954FD"/>
    <w:rsid w:val="00097A37"/>
    <w:rsid w:val="00097E68"/>
    <w:rsid w:val="000A0105"/>
    <w:rsid w:val="000A04FA"/>
    <w:rsid w:val="000A1856"/>
    <w:rsid w:val="000A196E"/>
    <w:rsid w:val="000A1E69"/>
    <w:rsid w:val="000A2091"/>
    <w:rsid w:val="000A329D"/>
    <w:rsid w:val="000A4808"/>
    <w:rsid w:val="000A4B14"/>
    <w:rsid w:val="000A5264"/>
    <w:rsid w:val="000A69A2"/>
    <w:rsid w:val="000A7356"/>
    <w:rsid w:val="000A7930"/>
    <w:rsid w:val="000A7F4E"/>
    <w:rsid w:val="000B02E9"/>
    <w:rsid w:val="000B079F"/>
    <w:rsid w:val="000B07E2"/>
    <w:rsid w:val="000B0B69"/>
    <w:rsid w:val="000B1975"/>
    <w:rsid w:val="000B2140"/>
    <w:rsid w:val="000B3D6E"/>
    <w:rsid w:val="000B4D19"/>
    <w:rsid w:val="000B55A4"/>
    <w:rsid w:val="000B6E6F"/>
    <w:rsid w:val="000B7CF1"/>
    <w:rsid w:val="000B7D49"/>
    <w:rsid w:val="000C05A2"/>
    <w:rsid w:val="000C0AAE"/>
    <w:rsid w:val="000C237C"/>
    <w:rsid w:val="000C2B7E"/>
    <w:rsid w:val="000C2D06"/>
    <w:rsid w:val="000C2DAC"/>
    <w:rsid w:val="000C3621"/>
    <w:rsid w:val="000C3B7A"/>
    <w:rsid w:val="000C40C9"/>
    <w:rsid w:val="000C4183"/>
    <w:rsid w:val="000C7382"/>
    <w:rsid w:val="000C745D"/>
    <w:rsid w:val="000C7BA5"/>
    <w:rsid w:val="000D147E"/>
    <w:rsid w:val="000D18B6"/>
    <w:rsid w:val="000D2743"/>
    <w:rsid w:val="000D2902"/>
    <w:rsid w:val="000D293F"/>
    <w:rsid w:val="000D2F95"/>
    <w:rsid w:val="000D4C93"/>
    <w:rsid w:val="000D5EB1"/>
    <w:rsid w:val="000D6111"/>
    <w:rsid w:val="000D6E12"/>
    <w:rsid w:val="000D6EB2"/>
    <w:rsid w:val="000D7A66"/>
    <w:rsid w:val="000E0027"/>
    <w:rsid w:val="000E0641"/>
    <w:rsid w:val="000E085F"/>
    <w:rsid w:val="000E0B42"/>
    <w:rsid w:val="000E1B47"/>
    <w:rsid w:val="000E2DD3"/>
    <w:rsid w:val="000E36DC"/>
    <w:rsid w:val="000E3F1B"/>
    <w:rsid w:val="000E66E5"/>
    <w:rsid w:val="000F15F0"/>
    <w:rsid w:val="000F2291"/>
    <w:rsid w:val="000F2938"/>
    <w:rsid w:val="000F2B80"/>
    <w:rsid w:val="000F2F31"/>
    <w:rsid w:val="000F49B9"/>
    <w:rsid w:val="000F4AC2"/>
    <w:rsid w:val="000F4F9F"/>
    <w:rsid w:val="000F5C03"/>
    <w:rsid w:val="000F6002"/>
    <w:rsid w:val="000F6CB5"/>
    <w:rsid w:val="000F770D"/>
    <w:rsid w:val="000F7F26"/>
    <w:rsid w:val="00100A17"/>
    <w:rsid w:val="00101449"/>
    <w:rsid w:val="0010203F"/>
    <w:rsid w:val="00102636"/>
    <w:rsid w:val="00102DAB"/>
    <w:rsid w:val="001036A2"/>
    <w:rsid w:val="00104706"/>
    <w:rsid w:val="0010475E"/>
    <w:rsid w:val="00105C2B"/>
    <w:rsid w:val="00105C89"/>
    <w:rsid w:val="001069E2"/>
    <w:rsid w:val="00107967"/>
    <w:rsid w:val="00107C1C"/>
    <w:rsid w:val="0011025E"/>
    <w:rsid w:val="001109F0"/>
    <w:rsid w:val="00110EE6"/>
    <w:rsid w:val="001124F2"/>
    <w:rsid w:val="00112818"/>
    <w:rsid w:val="001129B0"/>
    <w:rsid w:val="00112A0C"/>
    <w:rsid w:val="001137F8"/>
    <w:rsid w:val="00113BF9"/>
    <w:rsid w:val="00114CA2"/>
    <w:rsid w:val="0011592E"/>
    <w:rsid w:val="00115F6A"/>
    <w:rsid w:val="00115F90"/>
    <w:rsid w:val="001164A4"/>
    <w:rsid w:val="00116D8E"/>
    <w:rsid w:val="00117160"/>
    <w:rsid w:val="00117240"/>
    <w:rsid w:val="0012053C"/>
    <w:rsid w:val="00120CEC"/>
    <w:rsid w:val="001214C9"/>
    <w:rsid w:val="001217D6"/>
    <w:rsid w:val="0012294E"/>
    <w:rsid w:val="00123716"/>
    <w:rsid w:val="00124A58"/>
    <w:rsid w:val="00124C19"/>
    <w:rsid w:val="001252DA"/>
    <w:rsid w:val="001253EC"/>
    <w:rsid w:val="001265D1"/>
    <w:rsid w:val="00132577"/>
    <w:rsid w:val="001336C1"/>
    <w:rsid w:val="00134229"/>
    <w:rsid w:val="001345C1"/>
    <w:rsid w:val="00135027"/>
    <w:rsid w:val="00136C1C"/>
    <w:rsid w:val="0013751B"/>
    <w:rsid w:val="001378DC"/>
    <w:rsid w:val="00137ACA"/>
    <w:rsid w:val="00137CF7"/>
    <w:rsid w:val="00140673"/>
    <w:rsid w:val="00140736"/>
    <w:rsid w:val="001413B3"/>
    <w:rsid w:val="00141A75"/>
    <w:rsid w:val="001429EB"/>
    <w:rsid w:val="001430F0"/>
    <w:rsid w:val="0014312A"/>
    <w:rsid w:val="00143F14"/>
    <w:rsid w:val="001443FC"/>
    <w:rsid w:val="001444E7"/>
    <w:rsid w:val="00144B2E"/>
    <w:rsid w:val="0014544E"/>
    <w:rsid w:val="0014556C"/>
    <w:rsid w:val="00145DBA"/>
    <w:rsid w:val="00146309"/>
    <w:rsid w:val="00147C2A"/>
    <w:rsid w:val="001518D3"/>
    <w:rsid w:val="00152102"/>
    <w:rsid w:val="0015286F"/>
    <w:rsid w:val="00152C9E"/>
    <w:rsid w:val="00152F83"/>
    <w:rsid w:val="00153305"/>
    <w:rsid w:val="001545D8"/>
    <w:rsid w:val="00155951"/>
    <w:rsid w:val="00156E87"/>
    <w:rsid w:val="00157E0D"/>
    <w:rsid w:val="00161FB4"/>
    <w:rsid w:val="00165AFC"/>
    <w:rsid w:val="00165EB1"/>
    <w:rsid w:val="00167020"/>
    <w:rsid w:val="00167916"/>
    <w:rsid w:val="00167D24"/>
    <w:rsid w:val="0017065E"/>
    <w:rsid w:val="00170686"/>
    <w:rsid w:val="00171C2F"/>
    <w:rsid w:val="00171DED"/>
    <w:rsid w:val="001737E9"/>
    <w:rsid w:val="00174AB3"/>
    <w:rsid w:val="00175353"/>
    <w:rsid w:val="001757AA"/>
    <w:rsid w:val="001758B8"/>
    <w:rsid w:val="001768C6"/>
    <w:rsid w:val="00176B5A"/>
    <w:rsid w:val="0017711A"/>
    <w:rsid w:val="001771B6"/>
    <w:rsid w:val="0018116E"/>
    <w:rsid w:val="00181797"/>
    <w:rsid w:val="0018197C"/>
    <w:rsid w:val="00181A43"/>
    <w:rsid w:val="00182240"/>
    <w:rsid w:val="001835C9"/>
    <w:rsid w:val="00183F6B"/>
    <w:rsid w:val="00186E4D"/>
    <w:rsid w:val="00186F4D"/>
    <w:rsid w:val="001877D7"/>
    <w:rsid w:val="00187FCE"/>
    <w:rsid w:val="00190707"/>
    <w:rsid w:val="001907ED"/>
    <w:rsid w:val="00190B40"/>
    <w:rsid w:val="00190F21"/>
    <w:rsid w:val="00191100"/>
    <w:rsid w:val="001913A2"/>
    <w:rsid w:val="00191E20"/>
    <w:rsid w:val="00192C2F"/>
    <w:rsid w:val="001930E7"/>
    <w:rsid w:val="0019327C"/>
    <w:rsid w:val="00193974"/>
    <w:rsid w:val="00193DB3"/>
    <w:rsid w:val="001940EE"/>
    <w:rsid w:val="001941E3"/>
    <w:rsid w:val="00194DB3"/>
    <w:rsid w:val="00195760"/>
    <w:rsid w:val="00196E97"/>
    <w:rsid w:val="00196F9C"/>
    <w:rsid w:val="001971E6"/>
    <w:rsid w:val="00197857"/>
    <w:rsid w:val="00197BB5"/>
    <w:rsid w:val="00197BE5"/>
    <w:rsid w:val="001A0558"/>
    <w:rsid w:val="001A05F4"/>
    <w:rsid w:val="001A188D"/>
    <w:rsid w:val="001A3D83"/>
    <w:rsid w:val="001A41D9"/>
    <w:rsid w:val="001A434A"/>
    <w:rsid w:val="001A4528"/>
    <w:rsid w:val="001A4728"/>
    <w:rsid w:val="001A5CC0"/>
    <w:rsid w:val="001A74A1"/>
    <w:rsid w:val="001B0340"/>
    <w:rsid w:val="001B0AF4"/>
    <w:rsid w:val="001B1394"/>
    <w:rsid w:val="001B152D"/>
    <w:rsid w:val="001B1FFD"/>
    <w:rsid w:val="001B20A9"/>
    <w:rsid w:val="001B21AA"/>
    <w:rsid w:val="001B2235"/>
    <w:rsid w:val="001B3608"/>
    <w:rsid w:val="001B36A2"/>
    <w:rsid w:val="001B61C9"/>
    <w:rsid w:val="001B624A"/>
    <w:rsid w:val="001B748F"/>
    <w:rsid w:val="001B78A3"/>
    <w:rsid w:val="001C0885"/>
    <w:rsid w:val="001C0C82"/>
    <w:rsid w:val="001C3A2A"/>
    <w:rsid w:val="001C428E"/>
    <w:rsid w:val="001C43A4"/>
    <w:rsid w:val="001C443C"/>
    <w:rsid w:val="001C45D5"/>
    <w:rsid w:val="001C51DB"/>
    <w:rsid w:val="001C7240"/>
    <w:rsid w:val="001C72E5"/>
    <w:rsid w:val="001C775D"/>
    <w:rsid w:val="001D083F"/>
    <w:rsid w:val="001D1192"/>
    <w:rsid w:val="001D14B3"/>
    <w:rsid w:val="001D286B"/>
    <w:rsid w:val="001D328A"/>
    <w:rsid w:val="001D356A"/>
    <w:rsid w:val="001D3654"/>
    <w:rsid w:val="001D460F"/>
    <w:rsid w:val="001D5B16"/>
    <w:rsid w:val="001D6D49"/>
    <w:rsid w:val="001D6F1E"/>
    <w:rsid w:val="001D708D"/>
    <w:rsid w:val="001D71CE"/>
    <w:rsid w:val="001E08F1"/>
    <w:rsid w:val="001E0ACB"/>
    <w:rsid w:val="001E2D0B"/>
    <w:rsid w:val="001E2E27"/>
    <w:rsid w:val="001E495B"/>
    <w:rsid w:val="001E5271"/>
    <w:rsid w:val="001E57CD"/>
    <w:rsid w:val="001E5FA4"/>
    <w:rsid w:val="001E6B94"/>
    <w:rsid w:val="001E6CDC"/>
    <w:rsid w:val="001E6F95"/>
    <w:rsid w:val="001E7CDE"/>
    <w:rsid w:val="001E7FBE"/>
    <w:rsid w:val="001F0895"/>
    <w:rsid w:val="001F0FCD"/>
    <w:rsid w:val="001F2893"/>
    <w:rsid w:val="001F2EEE"/>
    <w:rsid w:val="001F2FD0"/>
    <w:rsid w:val="001F5F27"/>
    <w:rsid w:val="001F62FD"/>
    <w:rsid w:val="001F65C7"/>
    <w:rsid w:val="001F67DE"/>
    <w:rsid w:val="001F721E"/>
    <w:rsid w:val="001F7CD0"/>
    <w:rsid w:val="001F7DC1"/>
    <w:rsid w:val="002005D6"/>
    <w:rsid w:val="00200F59"/>
    <w:rsid w:val="00201564"/>
    <w:rsid w:val="00202510"/>
    <w:rsid w:val="00203AF9"/>
    <w:rsid w:val="00203DC3"/>
    <w:rsid w:val="0020408E"/>
    <w:rsid w:val="0020439A"/>
    <w:rsid w:val="00204890"/>
    <w:rsid w:val="002049CD"/>
    <w:rsid w:val="00205B71"/>
    <w:rsid w:val="00206229"/>
    <w:rsid w:val="002072A5"/>
    <w:rsid w:val="00207939"/>
    <w:rsid w:val="0021066C"/>
    <w:rsid w:val="00210B6C"/>
    <w:rsid w:val="00211D6B"/>
    <w:rsid w:val="00212C20"/>
    <w:rsid w:val="00213288"/>
    <w:rsid w:val="002137D3"/>
    <w:rsid w:val="00213AD4"/>
    <w:rsid w:val="0021505A"/>
    <w:rsid w:val="00215AFC"/>
    <w:rsid w:val="00215B7F"/>
    <w:rsid w:val="00217379"/>
    <w:rsid w:val="00217A22"/>
    <w:rsid w:val="002206E5"/>
    <w:rsid w:val="00220C20"/>
    <w:rsid w:val="00220CB8"/>
    <w:rsid w:val="00220DC1"/>
    <w:rsid w:val="00221A49"/>
    <w:rsid w:val="002226FB"/>
    <w:rsid w:val="00224042"/>
    <w:rsid w:val="0022531D"/>
    <w:rsid w:val="00226069"/>
    <w:rsid w:val="00226996"/>
    <w:rsid w:val="00227320"/>
    <w:rsid w:val="002275B7"/>
    <w:rsid w:val="002279FC"/>
    <w:rsid w:val="00227C17"/>
    <w:rsid w:val="00230B81"/>
    <w:rsid w:val="00230F68"/>
    <w:rsid w:val="002312CD"/>
    <w:rsid w:val="002318FF"/>
    <w:rsid w:val="00231D4A"/>
    <w:rsid w:val="00231F49"/>
    <w:rsid w:val="00232259"/>
    <w:rsid w:val="00233F8E"/>
    <w:rsid w:val="00233FC4"/>
    <w:rsid w:val="002346EE"/>
    <w:rsid w:val="002348AA"/>
    <w:rsid w:val="0023496A"/>
    <w:rsid w:val="002359AF"/>
    <w:rsid w:val="00236213"/>
    <w:rsid w:val="00236232"/>
    <w:rsid w:val="00236323"/>
    <w:rsid w:val="002377B4"/>
    <w:rsid w:val="002400AE"/>
    <w:rsid w:val="00240972"/>
    <w:rsid w:val="00240B4B"/>
    <w:rsid w:val="002424E2"/>
    <w:rsid w:val="002436D4"/>
    <w:rsid w:val="00245A73"/>
    <w:rsid w:val="00245B07"/>
    <w:rsid w:val="0024684B"/>
    <w:rsid w:val="0024728D"/>
    <w:rsid w:val="00247DA6"/>
    <w:rsid w:val="00251270"/>
    <w:rsid w:val="002523BC"/>
    <w:rsid w:val="0025283D"/>
    <w:rsid w:val="00255511"/>
    <w:rsid w:val="00255B27"/>
    <w:rsid w:val="002564B7"/>
    <w:rsid w:val="00256900"/>
    <w:rsid w:val="00256E96"/>
    <w:rsid w:val="00256F53"/>
    <w:rsid w:val="002570F9"/>
    <w:rsid w:val="00257360"/>
    <w:rsid w:val="002573C3"/>
    <w:rsid w:val="00257923"/>
    <w:rsid w:val="002600C1"/>
    <w:rsid w:val="0026153F"/>
    <w:rsid w:val="0026158D"/>
    <w:rsid w:val="0026174E"/>
    <w:rsid w:val="00264613"/>
    <w:rsid w:val="00264EC1"/>
    <w:rsid w:val="002650E9"/>
    <w:rsid w:val="002657A6"/>
    <w:rsid w:val="0026625B"/>
    <w:rsid w:val="002674B9"/>
    <w:rsid w:val="002703CE"/>
    <w:rsid w:val="00270D5C"/>
    <w:rsid w:val="002714BE"/>
    <w:rsid w:val="0027403E"/>
    <w:rsid w:val="00274966"/>
    <w:rsid w:val="002749B4"/>
    <w:rsid w:val="00274A0B"/>
    <w:rsid w:val="002754F7"/>
    <w:rsid w:val="0027557D"/>
    <w:rsid w:val="00275795"/>
    <w:rsid w:val="00275BF4"/>
    <w:rsid w:val="00277091"/>
    <w:rsid w:val="00280013"/>
    <w:rsid w:val="002802AD"/>
    <w:rsid w:val="00280B2B"/>
    <w:rsid w:val="0028284F"/>
    <w:rsid w:val="00285209"/>
    <w:rsid w:val="00285B87"/>
    <w:rsid w:val="00285D9E"/>
    <w:rsid w:val="0028632F"/>
    <w:rsid w:val="00290DE6"/>
    <w:rsid w:val="00292A92"/>
    <w:rsid w:val="0029348B"/>
    <w:rsid w:val="00294102"/>
    <w:rsid w:val="00294165"/>
    <w:rsid w:val="00294BCF"/>
    <w:rsid w:val="00294EE9"/>
    <w:rsid w:val="00295240"/>
    <w:rsid w:val="00295920"/>
    <w:rsid w:val="002962B7"/>
    <w:rsid w:val="00296ADE"/>
    <w:rsid w:val="00297B72"/>
    <w:rsid w:val="00297D4D"/>
    <w:rsid w:val="00297EDF"/>
    <w:rsid w:val="002A07AE"/>
    <w:rsid w:val="002A0E44"/>
    <w:rsid w:val="002A121A"/>
    <w:rsid w:val="002A2489"/>
    <w:rsid w:val="002A2AA2"/>
    <w:rsid w:val="002A42C2"/>
    <w:rsid w:val="002A4A2B"/>
    <w:rsid w:val="002A5060"/>
    <w:rsid w:val="002A55EC"/>
    <w:rsid w:val="002A5D0D"/>
    <w:rsid w:val="002A7ABC"/>
    <w:rsid w:val="002A7F46"/>
    <w:rsid w:val="002B1413"/>
    <w:rsid w:val="002B215D"/>
    <w:rsid w:val="002B3936"/>
    <w:rsid w:val="002B3FF3"/>
    <w:rsid w:val="002B4FBE"/>
    <w:rsid w:val="002B5859"/>
    <w:rsid w:val="002B5A0C"/>
    <w:rsid w:val="002C06CF"/>
    <w:rsid w:val="002C06DB"/>
    <w:rsid w:val="002C0D7C"/>
    <w:rsid w:val="002C11D6"/>
    <w:rsid w:val="002C13A9"/>
    <w:rsid w:val="002C2E40"/>
    <w:rsid w:val="002C3374"/>
    <w:rsid w:val="002C4599"/>
    <w:rsid w:val="002C59FE"/>
    <w:rsid w:val="002C646A"/>
    <w:rsid w:val="002C65C4"/>
    <w:rsid w:val="002C7597"/>
    <w:rsid w:val="002D0136"/>
    <w:rsid w:val="002D0BDC"/>
    <w:rsid w:val="002D2382"/>
    <w:rsid w:val="002D2EE8"/>
    <w:rsid w:val="002D366C"/>
    <w:rsid w:val="002D3B34"/>
    <w:rsid w:val="002D44A9"/>
    <w:rsid w:val="002D4EB8"/>
    <w:rsid w:val="002D584B"/>
    <w:rsid w:val="002D5F19"/>
    <w:rsid w:val="002D6E2E"/>
    <w:rsid w:val="002D7A35"/>
    <w:rsid w:val="002E0A51"/>
    <w:rsid w:val="002E11EC"/>
    <w:rsid w:val="002E1300"/>
    <w:rsid w:val="002E25C7"/>
    <w:rsid w:val="002E2EA5"/>
    <w:rsid w:val="002E3961"/>
    <w:rsid w:val="002E3DB7"/>
    <w:rsid w:val="002E43EE"/>
    <w:rsid w:val="002E4870"/>
    <w:rsid w:val="002E5A46"/>
    <w:rsid w:val="002E6325"/>
    <w:rsid w:val="002E67CC"/>
    <w:rsid w:val="002E69A5"/>
    <w:rsid w:val="002E6F72"/>
    <w:rsid w:val="002E7689"/>
    <w:rsid w:val="002E7FF0"/>
    <w:rsid w:val="002F0115"/>
    <w:rsid w:val="002F0670"/>
    <w:rsid w:val="002F06A1"/>
    <w:rsid w:val="002F0E46"/>
    <w:rsid w:val="002F13EB"/>
    <w:rsid w:val="002F15BC"/>
    <w:rsid w:val="002F2884"/>
    <w:rsid w:val="002F2D96"/>
    <w:rsid w:val="002F3514"/>
    <w:rsid w:val="002F4674"/>
    <w:rsid w:val="002F633C"/>
    <w:rsid w:val="002F63FB"/>
    <w:rsid w:val="002F7740"/>
    <w:rsid w:val="002F792C"/>
    <w:rsid w:val="003005EA"/>
    <w:rsid w:val="003006A3"/>
    <w:rsid w:val="0030093F"/>
    <w:rsid w:val="00300D5A"/>
    <w:rsid w:val="003016B8"/>
    <w:rsid w:val="00301847"/>
    <w:rsid w:val="00301A71"/>
    <w:rsid w:val="00301FED"/>
    <w:rsid w:val="00302EFF"/>
    <w:rsid w:val="00303AAD"/>
    <w:rsid w:val="00305B13"/>
    <w:rsid w:val="00305ED3"/>
    <w:rsid w:val="00306282"/>
    <w:rsid w:val="00306497"/>
    <w:rsid w:val="003068D1"/>
    <w:rsid w:val="00306D55"/>
    <w:rsid w:val="00306E8E"/>
    <w:rsid w:val="00306F68"/>
    <w:rsid w:val="00306FEE"/>
    <w:rsid w:val="0031008A"/>
    <w:rsid w:val="00310D43"/>
    <w:rsid w:val="00310EE5"/>
    <w:rsid w:val="0031112E"/>
    <w:rsid w:val="003115DB"/>
    <w:rsid w:val="0031160F"/>
    <w:rsid w:val="003117CA"/>
    <w:rsid w:val="00312E3E"/>
    <w:rsid w:val="003138A4"/>
    <w:rsid w:val="00315655"/>
    <w:rsid w:val="00315BCF"/>
    <w:rsid w:val="00320627"/>
    <w:rsid w:val="00321153"/>
    <w:rsid w:val="00321F2B"/>
    <w:rsid w:val="00322F10"/>
    <w:rsid w:val="00322F2D"/>
    <w:rsid w:val="0032321E"/>
    <w:rsid w:val="003235FE"/>
    <w:rsid w:val="00323B80"/>
    <w:rsid w:val="00325FE7"/>
    <w:rsid w:val="00331BC5"/>
    <w:rsid w:val="003320D2"/>
    <w:rsid w:val="00333585"/>
    <w:rsid w:val="00333EA6"/>
    <w:rsid w:val="0033492E"/>
    <w:rsid w:val="00334D63"/>
    <w:rsid w:val="00335A77"/>
    <w:rsid w:val="003403D6"/>
    <w:rsid w:val="00341831"/>
    <w:rsid w:val="003418E1"/>
    <w:rsid w:val="00341C85"/>
    <w:rsid w:val="003425B2"/>
    <w:rsid w:val="003439B7"/>
    <w:rsid w:val="0034445B"/>
    <w:rsid w:val="0034477F"/>
    <w:rsid w:val="00344B4A"/>
    <w:rsid w:val="00344CF4"/>
    <w:rsid w:val="00345CA4"/>
    <w:rsid w:val="00346AC2"/>
    <w:rsid w:val="00347562"/>
    <w:rsid w:val="00347ABB"/>
    <w:rsid w:val="00350DAA"/>
    <w:rsid w:val="00350E19"/>
    <w:rsid w:val="00351385"/>
    <w:rsid w:val="003513B7"/>
    <w:rsid w:val="0035298E"/>
    <w:rsid w:val="00352C4F"/>
    <w:rsid w:val="00352EC4"/>
    <w:rsid w:val="00353A79"/>
    <w:rsid w:val="003540CA"/>
    <w:rsid w:val="003552CD"/>
    <w:rsid w:val="003558F3"/>
    <w:rsid w:val="00356B3B"/>
    <w:rsid w:val="00357023"/>
    <w:rsid w:val="00361E74"/>
    <w:rsid w:val="003622D2"/>
    <w:rsid w:val="00362832"/>
    <w:rsid w:val="00363285"/>
    <w:rsid w:val="00364745"/>
    <w:rsid w:val="00364D1D"/>
    <w:rsid w:val="00364E88"/>
    <w:rsid w:val="003651C3"/>
    <w:rsid w:val="00365D13"/>
    <w:rsid w:val="00365FA1"/>
    <w:rsid w:val="00366B0F"/>
    <w:rsid w:val="0036722A"/>
    <w:rsid w:val="003676C9"/>
    <w:rsid w:val="003677A4"/>
    <w:rsid w:val="00367BE7"/>
    <w:rsid w:val="00367CC8"/>
    <w:rsid w:val="00367F64"/>
    <w:rsid w:val="003702ED"/>
    <w:rsid w:val="00370A8A"/>
    <w:rsid w:val="0037328B"/>
    <w:rsid w:val="00374B19"/>
    <w:rsid w:val="00376E6D"/>
    <w:rsid w:val="00376E6E"/>
    <w:rsid w:val="00377FBC"/>
    <w:rsid w:val="00381652"/>
    <w:rsid w:val="00381E95"/>
    <w:rsid w:val="00381EBD"/>
    <w:rsid w:val="00381FB6"/>
    <w:rsid w:val="003823AC"/>
    <w:rsid w:val="003823B8"/>
    <w:rsid w:val="0038313D"/>
    <w:rsid w:val="00384031"/>
    <w:rsid w:val="00384286"/>
    <w:rsid w:val="0038438B"/>
    <w:rsid w:val="003849D7"/>
    <w:rsid w:val="00384BDA"/>
    <w:rsid w:val="003863E0"/>
    <w:rsid w:val="00387564"/>
    <w:rsid w:val="003901FF"/>
    <w:rsid w:val="003909BB"/>
    <w:rsid w:val="00390CC3"/>
    <w:rsid w:val="00390E00"/>
    <w:rsid w:val="00390EBF"/>
    <w:rsid w:val="003912EB"/>
    <w:rsid w:val="003918E0"/>
    <w:rsid w:val="00392290"/>
    <w:rsid w:val="003925CF"/>
    <w:rsid w:val="0039282B"/>
    <w:rsid w:val="00393474"/>
    <w:rsid w:val="003948AB"/>
    <w:rsid w:val="003951B8"/>
    <w:rsid w:val="00395589"/>
    <w:rsid w:val="00395A73"/>
    <w:rsid w:val="00395CAF"/>
    <w:rsid w:val="0039619C"/>
    <w:rsid w:val="00396F00"/>
    <w:rsid w:val="00397B38"/>
    <w:rsid w:val="003A01A5"/>
    <w:rsid w:val="003A0570"/>
    <w:rsid w:val="003A3450"/>
    <w:rsid w:val="003A49C7"/>
    <w:rsid w:val="003A55B8"/>
    <w:rsid w:val="003A55DF"/>
    <w:rsid w:val="003A5A30"/>
    <w:rsid w:val="003A6720"/>
    <w:rsid w:val="003A68D5"/>
    <w:rsid w:val="003A6FB1"/>
    <w:rsid w:val="003A7B1A"/>
    <w:rsid w:val="003A7BEC"/>
    <w:rsid w:val="003B0070"/>
    <w:rsid w:val="003B06DA"/>
    <w:rsid w:val="003B2503"/>
    <w:rsid w:val="003B27A5"/>
    <w:rsid w:val="003B50CA"/>
    <w:rsid w:val="003B5A7E"/>
    <w:rsid w:val="003B5BC5"/>
    <w:rsid w:val="003B7214"/>
    <w:rsid w:val="003B72B0"/>
    <w:rsid w:val="003B7481"/>
    <w:rsid w:val="003B7724"/>
    <w:rsid w:val="003B77A1"/>
    <w:rsid w:val="003C0095"/>
    <w:rsid w:val="003C10A3"/>
    <w:rsid w:val="003C15A1"/>
    <w:rsid w:val="003C3F5D"/>
    <w:rsid w:val="003C4EA9"/>
    <w:rsid w:val="003C6FD9"/>
    <w:rsid w:val="003D03D8"/>
    <w:rsid w:val="003D147F"/>
    <w:rsid w:val="003D31A5"/>
    <w:rsid w:val="003D326E"/>
    <w:rsid w:val="003D3EF7"/>
    <w:rsid w:val="003D45AB"/>
    <w:rsid w:val="003D4F92"/>
    <w:rsid w:val="003D556F"/>
    <w:rsid w:val="003E0305"/>
    <w:rsid w:val="003E0A44"/>
    <w:rsid w:val="003E1D57"/>
    <w:rsid w:val="003E208C"/>
    <w:rsid w:val="003E26DE"/>
    <w:rsid w:val="003E2AE4"/>
    <w:rsid w:val="003E2EF3"/>
    <w:rsid w:val="003E3A47"/>
    <w:rsid w:val="003E420A"/>
    <w:rsid w:val="003E44F5"/>
    <w:rsid w:val="003E50C7"/>
    <w:rsid w:val="003E6057"/>
    <w:rsid w:val="003E6B83"/>
    <w:rsid w:val="003E6DAA"/>
    <w:rsid w:val="003E75E9"/>
    <w:rsid w:val="003E7D02"/>
    <w:rsid w:val="003F0369"/>
    <w:rsid w:val="003F073C"/>
    <w:rsid w:val="003F079C"/>
    <w:rsid w:val="003F08DD"/>
    <w:rsid w:val="003F23E3"/>
    <w:rsid w:val="003F4B38"/>
    <w:rsid w:val="003F58DB"/>
    <w:rsid w:val="003F6430"/>
    <w:rsid w:val="003F697C"/>
    <w:rsid w:val="003F785E"/>
    <w:rsid w:val="003F7FCC"/>
    <w:rsid w:val="00400029"/>
    <w:rsid w:val="004008C0"/>
    <w:rsid w:val="00400FA7"/>
    <w:rsid w:val="00401065"/>
    <w:rsid w:val="004016FC"/>
    <w:rsid w:val="004026C7"/>
    <w:rsid w:val="004039CE"/>
    <w:rsid w:val="00403EC6"/>
    <w:rsid w:val="004046C8"/>
    <w:rsid w:val="0040617A"/>
    <w:rsid w:val="00406332"/>
    <w:rsid w:val="004075AA"/>
    <w:rsid w:val="00407DD7"/>
    <w:rsid w:val="0041090C"/>
    <w:rsid w:val="00411222"/>
    <w:rsid w:val="00411282"/>
    <w:rsid w:val="004128A5"/>
    <w:rsid w:val="004144E0"/>
    <w:rsid w:val="004159BB"/>
    <w:rsid w:val="00415A82"/>
    <w:rsid w:val="00416901"/>
    <w:rsid w:val="00416A5C"/>
    <w:rsid w:val="00417B69"/>
    <w:rsid w:val="004207A1"/>
    <w:rsid w:val="004207C0"/>
    <w:rsid w:val="00420F64"/>
    <w:rsid w:val="00420F80"/>
    <w:rsid w:val="00422E07"/>
    <w:rsid w:val="00422E9E"/>
    <w:rsid w:val="00423FBB"/>
    <w:rsid w:val="00424DBF"/>
    <w:rsid w:val="004253EB"/>
    <w:rsid w:val="0042744C"/>
    <w:rsid w:val="0042754B"/>
    <w:rsid w:val="00430F53"/>
    <w:rsid w:val="00432739"/>
    <w:rsid w:val="00432D53"/>
    <w:rsid w:val="004334B4"/>
    <w:rsid w:val="00433FD7"/>
    <w:rsid w:val="00434DF9"/>
    <w:rsid w:val="004356F4"/>
    <w:rsid w:val="00435C3A"/>
    <w:rsid w:val="00435E59"/>
    <w:rsid w:val="004363EA"/>
    <w:rsid w:val="00436598"/>
    <w:rsid w:val="00437239"/>
    <w:rsid w:val="00437E6A"/>
    <w:rsid w:val="00440DCE"/>
    <w:rsid w:val="004414F3"/>
    <w:rsid w:val="00441874"/>
    <w:rsid w:val="00441AAA"/>
    <w:rsid w:val="00442D91"/>
    <w:rsid w:val="00443313"/>
    <w:rsid w:val="00444243"/>
    <w:rsid w:val="004447C1"/>
    <w:rsid w:val="00447AA7"/>
    <w:rsid w:val="00447B14"/>
    <w:rsid w:val="00447D7A"/>
    <w:rsid w:val="004546BB"/>
    <w:rsid w:val="00455884"/>
    <w:rsid w:val="00456273"/>
    <w:rsid w:val="0045655A"/>
    <w:rsid w:val="004565D0"/>
    <w:rsid w:val="00460C29"/>
    <w:rsid w:val="00460D9A"/>
    <w:rsid w:val="004614D8"/>
    <w:rsid w:val="00461763"/>
    <w:rsid w:val="00463BCA"/>
    <w:rsid w:val="00465279"/>
    <w:rsid w:val="00465361"/>
    <w:rsid w:val="00465589"/>
    <w:rsid w:val="00466CFF"/>
    <w:rsid w:val="00466DD0"/>
    <w:rsid w:val="0047084D"/>
    <w:rsid w:val="00470908"/>
    <w:rsid w:val="00471A31"/>
    <w:rsid w:val="00471FBB"/>
    <w:rsid w:val="00472C44"/>
    <w:rsid w:val="00472D97"/>
    <w:rsid w:val="00472DF4"/>
    <w:rsid w:val="00473377"/>
    <w:rsid w:val="00473477"/>
    <w:rsid w:val="004742E8"/>
    <w:rsid w:val="00474943"/>
    <w:rsid w:val="00474BC5"/>
    <w:rsid w:val="00475087"/>
    <w:rsid w:val="00475585"/>
    <w:rsid w:val="00475801"/>
    <w:rsid w:val="00476137"/>
    <w:rsid w:val="004761EC"/>
    <w:rsid w:val="004764D1"/>
    <w:rsid w:val="004774F3"/>
    <w:rsid w:val="004777E1"/>
    <w:rsid w:val="004812F2"/>
    <w:rsid w:val="00481897"/>
    <w:rsid w:val="00481958"/>
    <w:rsid w:val="00481C79"/>
    <w:rsid w:val="00482C9F"/>
    <w:rsid w:val="004844DB"/>
    <w:rsid w:val="004845FF"/>
    <w:rsid w:val="00484680"/>
    <w:rsid w:val="004848E0"/>
    <w:rsid w:val="00486A07"/>
    <w:rsid w:val="00487249"/>
    <w:rsid w:val="0049060F"/>
    <w:rsid w:val="00491138"/>
    <w:rsid w:val="004920C2"/>
    <w:rsid w:val="00492609"/>
    <w:rsid w:val="00492835"/>
    <w:rsid w:val="004949FB"/>
    <w:rsid w:val="00494C22"/>
    <w:rsid w:val="0049584B"/>
    <w:rsid w:val="00495B45"/>
    <w:rsid w:val="0049620C"/>
    <w:rsid w:val="004977F0"/>
    <w:rsid w:val="00497F22"/>
    <w:rsid w:val="00497F6A"/>
    <w:rsid w:val="004A1DE0"/>
    <w:rsid w:val="004A2040"/>
    <w:rsid w:val="004A2150"/>
    <w:rsid w:val="004A22C3"/>
    <w:rsid w:val="004A24F8"/>
    <w:rsid w:val="004A453B"/>
    <w:rsid w:val="004A4681"/>
    <w:rsid w:val="004A4D94"/>
    <w:rsid w:val="004A519A"/>
    <w:rsid w:val="004A5370"/>
    <w:rsid w:val="004A53F9"/>
    <w:rsid w:val="004A7B71"/>
    <w:rsid w:val="004B0998"/>
    <w:rsid w:val="004B143A"/>
    <w:rsid w:val="004B32C3"/>
    <w:rsid w:val="004B4654"/>
    <w:rsid w:val="004B4AF8"/>
    <w:rsid w:val="004B53ED"/>
    <w:rsid w:val="004B6308"/>
    <w:rsid w:val="004B6DDE"/>
    <w:rsid w:val="004B7595"/>
    <w:rsid w:val="004B79A6"/>
    <w:rsid w:val="004B7C35"/>
    <w:rsid w:val="004B7FCE"/>
    <w:rsid w:val="004C00B4"/>
    <w:rsid w:val="004C1134"/>
    <w:rsid w:val="004C20F4"/>
    <w:rsid w:val="004C2345"/>
    <w:rsid w:val="004C28A4"/>
    <w:rsid w:val="004C3B3E"/>
    <w:rsid w:val="004C5BEE"/>
    <w:rsid w:val="004C610B"/>
    <w:rsid w:val="004C64D9"/>
    <w:rsid w:val="004C7C0F"/>
    <w:rsid w:val="004C7C91"/>
    <w:rsid w:val="004D051F"/>
    <w:rsid w:val="004D075C"/>
    <w:rsid w:val="004D1A8B"/>
    <w:rsid w:val="004D75A4"/>
    <w:rsid w:val="004E181A"/>
    <w:rsid w:val="004E1ED1"/>
    <w:rsid w:val="004E238E"/>
    <w:rsid w:val="004E2D05"/>
    <w:rsid w:val="004E3534"/>
    <w:rsid w:val="004E3BD3"/>
    <w:rsid w:val="004E3C81"/>
    <w:rsid w:val="004E56BD"/>
    <w:rsid w:val="004E585B"/>
    <w:rsid w:val="004E6F84"/>
    <w:rsid w:val="004E77F9"/>
    <w:rsid w:val="004E7B96"/>
    <w:rsid w:val="004F019A"/>
    <w:rsid w:val="004F071A"/>
    <w:rsid w:val="004F07C2"/>
    <w:rsid w:val="004F1658"/>
    <w:rsid w:val="004F186F"/>
    <w:rsid w:val="004F2A80"/>
    <w:rsid w:val="004F34CD"/>
    <w:rsid w:val="004F3FCA"/>
    <w:rsid w:val="004F65C7"/>
    <w:rsid w:val="004F6C77"/>
    <w:rsid w:val="004F6DED"/>
    <w:rsid w:val="004F7323"/>
    <w:rsid w:val="005007FC"/>
    <w:rsid w:val="00500D10"/>
    <w:rsid w:val="00501057"/>
    <w:rsid w:val="0050165E"/>
    <w:rsid w:val="00501D42"/>
    <w:rsid w:val="005020BC"/>
    <w:rsid w:val="00502F08"/>
    <w:rsid w:val="0050304E"/>
    <w:rsid w:val="00503550"/>
    <w:rsid w:val="00504B0F"/>
    <w:rsid w:val="005067B4"/>
    <w:rsid w:val="00506B04"/>
    <w:rsid w:val="0050701D"/>
    <w:rsid w:val="00510796"/>
    <w:rsid w:val="00511688"/>
    <w:rsid w:val="00511C58"/>
    <w:rsid w:val="00512B8D"/>
    <w:rsid w:val="00512C57"/>
    <w:rsid w:val="00512EC9"/>
    <w:rsid w:val="005135BC"/>
    <w:rsid w:val="0051384B"/>
    <w:rsid w:val="005138CF"/>
    <w:rsid w:val="00513912"/>
    <w:rsid w:val="00515756"/>
    <w:rsid w:val="00515FA8"/>
    <w:rsid w:val="005167BE"/>
    <w:rsid w:val="005170B2"/>
    <w:rsid w:val="00517D09"/>
    <w:rsid w:val="00525092"/>
    <w:rsid w:val="00525543"/>
    <w:rsid w:val="005265EE"/>
    <w:rsid w:val="00526848"/>
    <w:rsid w:val="00526C06"/>
    <w:rsid w:val="00526DAC"/>
    <w:rsid w:val="005271AE"/>
    <w:rsid w:val="00527943"/>
    <w:rsid w:val="005307C2"/>
    <w:rsid w:val="00531BEA"/>
    <w:rsid w:val="00533CC2"/>
    <w:rsid w:val="00534378"/>
    <w:rsid w:val="00534BB4"/>
    <w:rsid w:val="00534BC8"/>
    <w:rsid w:val="005358AE"/>
    <w:rsid w:val="00536022"/>
    <w:rsid w:val="005361E5"/>
    <w:rsid w:val="00536436"/>
    <w:rsid w:val="0053656C"/>
    <w:rsid w:val="00536FEB"/>
    <w:rsid w:val="0053745E"/>
    <w:rsid w:val="00537823"/>
    <w:rsid w:val="00537976"/>
    <w:rsid w:val="00537D09"/>
    <w:rsid w:val="00540A81"/>
    <w:rsid w:val="00540D4E"/>
    <w:rsid w:val="00541E62"/>
    <w:rsid w:val="005421F4"/>
    <w:rsid w:val="005423F0"/>
    <w:rsid w:val="00542716"/>
    <w:rsid w:val="00542D73"/>
    <w:rsid w:val="005439B3"/>
    <w:rsid w:val="00543D78"/>
    <w:rsid w:val="00545478"/>
    <w:rsid w:val="00545D70"/>
    <w:rsid w:val="00547654"/>
    <w:rsid w:val="005500B4"/>
    <w:rsid w:val="005511B0"/>
    <w:rsid w:val="005531CC"/>
    <w:rsid w:val="0055604F"/>
    <w:rsid w:val="00556BD6"/>
    <w:rsid w:val="00557C5F"/>
    <w:rsid w:val="00557D19"/>
    <w:rsid w:val="00561651"/>
    <w:rsid w:val="0056254C"/>
    <w:rsid w:val="005632A1"/>
    <w:rsid w:val="00563468"/>
    <w:rsid w:val="00564377"/>
    <w:rsid w:val="00565744"/>
    <w:rsid w:val="0056662C"/>
    <w:rsid w:val="005700E3"/>
    <w:rsid w:val="00570731"/>
    <w:rsid w:val="00570F82"/>
    <w:rsid w:val="0057168F"/>
    <w:rsid w:val="00572042"/>
    <w:rsid w:val="00572B42"/>
    <w:rsid w:val="00572E6B"/>
    <w:rsid w:val="00572FD2"/>
    <w:rsid w:val="005738A4"/>
    <w:rsid w:val="005740AE"/>
    <w:rsid w:val="005745AB"/>
    <w:rsid w:val="00574771"/>
    <w:rsid w:val="005755A5"/>
    <w:rsid w:val="00576A42"/>
    <w:rsid w:val="00577134"/>
    <w:rsid w:val="00577580"/>
    <w:rsid w:val="005775A5"/>
    <w:rsid w:val="00581012"/>
    <w:rsid w:val="00582284"/>
    <w:rsid w:val="0058235D"/>
    <w:rsid w:val="00582820"/>
    <w:rsid w:val="00583843"/>
    <w:rsid w:val="005849F0"/>
    <w:rsid w:val="005853E2"/>
    <w:rsid w:val="005869F4"/>
    <w:rsid w:val="00586C8A"/>
    <w:rsid w:val="0059030F"/>
    <w:rsid w:val="005912C8"/>
    <w:rsid w:val="0059136E"/>
    <w:rsid w:val="005920C6"/>
    <w:rsid w:val="005937CD"/>
    <w:rsid w:val="00593FB6"/>
    <w:rsid w:val="00594031"/>
    <w:rsid w:val="005946D0"/>
    <w:rsid w:val="00594755"/>
    <w:rsid w:val="00594A2F"/>
    <w:rsid w:val="00595032"/>
    <w:rsid w:val="0059616E"/>
    <w:rsid w:val="00596B9C"/>
    <w:rsid w:val="005A0A60"/>
    <w:rsid w:val="005A10D5"/>
    <w:rsid w:val="005A266B"/>
    <w:rsid w:val="005A2C58"/>
    <w:rsid w:val="005A3020"/>
    <w:rsid w:val="005A5ABC"/>
    <w:rsid w:val="005A667B"/>
    <w:rsid w:val="005A68AE"/>
    <w:rsid w:val="005A7509"/>
    <w:rsid w:val="005B0CA3"/>
    <w:rsid w:val="005B1198"/>
    <w:rsid w:val="005B11CC"/>
    <w:rsid w:val="005B141A"/>
    <w:rsid w:val="005B1BB3"/>
    <w:rsid w:val="005B2E94"/>
    <w:rsid w:val="005B30CB"/>
    <w:rsid w:val="005B3FF4"/>
    <w:rsid w:val="005B49FA"/>
    <w:rsid w:val="005B4B6C"/>
    <w:rsid w:val="005B5254"/>
    <w:rsid w:val="005B5878"/>
    <w:rsid w:val="005B5FB7"/>
    <w:rsid w:val="005B5FDB"/>
    <w:rsid w:val="005B621A"/>
    <w:rsid w:val="005B77D2"/>
    <w:rsid w:val="005B7C95"/>
    <w:rsid w:val="005C01D1"/>
    <w:rsid w:val="005C09C1"/>
    <w:rsid w:val="005C279B"/>
    <w:rsid w:val="005C2D99"/>
    <w:rsid w:val="005C335C"/>
    <w:rsid w:val="005C360D"/>
    <w:rsid w:val="005C5C3A"/>
    <w:rsid w:val="005C62CA"/>
    <w:rsid w:val="005C6646"/>
    <w:rsid w:val="005C7221"/>
    <w:rsid w:val="005D240E"/>
    <w:rsid w:val="005D2484"/>
    <w:rsid w:val="005D2542"/>
    <w:rsid w:val="005D2FC6"/>
    <w:rsid w:val="005D3934"/>
    <w:rsid w:val="005D3B30"/>
    <w:rsid w:val="005D57E9"/>
    <w:rsid w:val="005D6E4E"/>
    <w:rsid w:val="005E051B"/>
    <w:rsid w:val="005E147B"/>
    <w:rsid w:val="005E181E"/>
    <w:rsid w:val="005E3648"/>
    <w:rsid w:val="005E40DE"/>
    <w:rsid w:val="005E457C"/>
    <w:rsid w:val="005E4DAB"/>
    <w:rsid w:val="005E5C91"/>
    <w:rsid w:val="005E6120"/>
    <w:rsid w:val="005E616C"/>
    <w:rsid w:val="005E6FA1"/>
    <w:rsid w:val="005F086B"/>
    <w:rsid w:val="005F1050"/>
    <w:rsid w:val="005F16C1"/>
    <w:rsid w:val="005F1BEC"/>
    <w:rsid w:val="005F3DC4"/>
    <w:rsid w:val="005F46A3"/>
    <w:rsid w:val="005F5C6F"/>
    <w:rsid w:val="005F66E7"/>
    <w:rsid w:val="005F750F"/>
    <w:rsid w:val="006009AB"/>
    <w:rsid w:val="00601C76"/>
    <w:rsid w:val="00601CA3"/>
    <w:rsid w:val="00602981"/>
    <w:rsid w:val="00603E23"/>
    <w:rsid w:val="006045CF"/>
    <w:rsid w:val="006053CB"/>
    <w:rsid w:val="006063A4"/>
    <w:rsid w:val="00606934"/>
    <w:rsid w:val="0060775F"/>
    <w:rsid w:val="00610052"/>
    <w:rsid w:val="0061121E"/>
    <w:rsid w:val="00615681"/>
    <w:rsid w:val="006157FA"/>
    <w:rsid w:val="006158DA"/>
    <w:rsid w:val="00616A3C"/>
    <w:rsid w:val="00617BBF"/>
    <w:rsid w:val="00617BCC"/>
    <w:rsid w:val="00620579"/>
    <w:rsid w:val="006218BA"/>
    <w:rsid w:val="00621C42"/>
    <w:rsid w:val="00622048"/>
    <w:rsid w:val="006226C7"/>
    <w:rsid w:val="00623852"/>
    <w:rsid w:val="0062402F"/>
    <w:rsid w:val="00624788"/>
    <w:rsid w:val="00624F12"/>
    <w:rsid w:val="00625E6C"/>
    <w:rsid w:val="00626E81"/>
    <w:rsid w:val="0062720E"/>
    <w:rsid w:val="00630156"/>
    <w:rsid w:val="00630D9F"/>
    <w:rsid w:val="00631CD5"/>
    <w:rsid w:val="00632CD3"/>
    <w:rsid w:val="00633500"/>
    <w:rsid w:val="00633629"/>
    <w:rsid w:val="00633695"/>
    <w:rsid w:val="0063395F"/>
    <w:rsid w:val="00633E94"/>
    <w:rsid w:val="0063423E"/>
    <w:rsid w:val="00635039"/>
    <w:rsid w:val="00635493"/>
    <w:rsid w:val="00637DDA"/>
    <w:rsid w:val="00640544"/>
    <w:rsid w:val="0064074C"/>
    <w:rsid w:val="00640982"/>
    <w:rsid w:val="0064253D"/>
    <w:rsid w:val="00642EBC"/>
    <w:rsid w:val="0064366E"/>
    <w:rsid w:val="00643872"/>
    <w:rsid w:val="006455DC"/>
    <w:rsid w:val="00647894"/>
    <w:rsid w:val="00647975"/>
    <w:rsid w:val="00647C3D"/>
    <w:rsid w:val="00647E06"/>
    <w:rsid w:val="00650C23"/>
    <w:rsid w:val="006513AC"/>
    <w:rsid w:val="00652070"/>
    <w:rsid w:val="00652A3D"/>
    <w:rsid w:val="006534CC"/>
    <w:rsid w:val="00653BDB"/>
    <w:rsid w:val="00653F44"/>
    <w:rsid w:val="00654175"/>
    <w:rsid w:val="00654258"/>
    <w:rsid w:val="00654920"/>
    <w:rsid w:val="00654D19"/>
    <w:rsid w:val="00654EC8"/>
    <w:rsid w:val="0065626D"/>
    <w:rsid w:val="00657554"/>
    <w:rsid w:val="0066053F"/>
    <w:rsid w:val="00662ADC"/>
    <w:rsid w:val="00664545"/>
    <w:rsid w:val="00664590"/>
    <w:rsid w:val="00664FAC"/>
    <w:rsid w:val="00665F5A"/>
    <w:rsid w:val="00666F3A"/>
    <w:rsid w:val="00670AC1"/>
    <w:rsid w:val="00670E8B"/>
    <w:rsid w:val="0067158B"/>
    <w:rsid w:val="00671DF4"/>
    <w:rsid w:val="00672B28"/>
    <w:rsid w:val="00672F29"/>
    <w:rsid w:val="006731BF"/>
    <w:rsid w:val="00675000"/>
    <w:rsid w:val="0067507F"/>
    <w:rsid w:val="006761D2"/>
    <w:rsid w:val="00677899"/>
    <w:rsid w:val="00677DAC"/>
    <w:rsid w:val="006800A1"/>
    <w:rsid w:val="00680178"/>
    <w:rsid w:val="006804A9"/>
    <w:rsid w:val="00680936"/>
    <w:rsid w:val="00681877"/>
    <w:rsid w:val="00681AFB"/>
    <w:rsid w:val="0068268F"/>
    <w:rsid w:val="0068300B"/>
    <w:rsid w:val="006837B5"/>
    <w:rsid w:val="006846D3"/>
    <w:rsid w:val="00684F79"/>
    <w:rsid w:val="00685463"/>
    <w:rsid w:val="0069014F"/>
    <w:rsid w:val="00690C30"/>
    <w:rsid w:val="006911A2"/>
    <w:rsid w:val="0069159D"/>
    <w:rsid w:val="00692567"/>
    <w:rsid w:val="00694034"/>
    <w:rsid w:val="00694BBA"/>
    <w:rsid w:val="00694DFB"/>
    <w:rsid w:val="006964AB"/>
    <w:rsid w:val="006A0032"/>
    <w:rsid w:val="006A124E"/>
    <w:rsid w:val="006A2091"/>
    <w:rsid w:val="006A3525"/>
    <w:rsid w:val="006A3533"/>
    <w:rsid w:val="006A483B"/>
    <w:rsid w:val="006A602F"/>
    <w:rsid w:val="006A714D"/>
    <w:rsid w:val="006A73A9"/>
    <w:rsid w:val="006A7AFC"/>
    <w:rsid w:val="006A7CCA"/>
    <w:rsid w:val="006A7E5E"/>
    <w:rsid w:val="006B1048"/>
    <w:rsid w:val="006B2498"/>
    <w:rsid w:val="006B2D23"/>
    <w:rsid w:val="006B37B9"/>
    <w:rsid w:val="006B3F07"/>
    <w:rsid w:val="006B4030"/>
    <w:rsid w:val="006B450B"/>
    <w:rsid w:val="006B46D4"/>
    <w:rsid w:val="006B52F4"/>
    <w:rsid w:val="006B6B6C"/>
    <w:rsid w:val="006B6B76"/>
    <w:rsid w:val="006B6D1E"/>
    <w:rsid w:val="006B75BE"/>
    <w:rsid w:val="006B7DEE"/>
    <w:rsid w:val="006C074B"/>
    <w:rsid w:val="006C0A22"/>
    <w:rsid w:val="006C0BED"/>
    <w:rsid w:val="006C2D01"/>
    <w:rsid w:val="006C3A06"/>
    <w:rsid w:val="006C41CD"/>
    <w:rsid w:val="006C4DF1"/>
    <w:rsid w:val="006C508F"/>
    <w:rsid w:val="006C6312"/>
    <w:rsid w:val="006C6DA8"/>
    <w:rsid w:val="006C7787"/>
    <w:rsid w:val="006D057F"/>
    <w:rsid w:val="006D0822"/>
    <w:rsid w:val="006D20B2"/>
    <w:rsid w:val="006D3E7B"/>
    <w:rsid w:val="006D3ED1"/>
    <w:rsid w:val="006D3F93"/>
    <w:rsid w:val="006D4FF6"/>
    <w:rsid w:val="006D576A"/>
    <w:rsid w:val="006D6ED1"/>
    <w:rsid w:val="006D71AA"/>
    <w:rsid w:val="006D72F4"/>
    <w:rsid w:val="006D735B"/>
    <w:rsid w:val="006D7C21"/>
    <w:rsid w:val="006D7F89"/>
    <w:rsid w:val="006E0164"/>
    <w:rsid w:val="006E027B"/>
    <w:rsid w:val="006E08F2"/>
    <w:rsid w:val="006E0FE5"/>
    <w:rsid w:val="006E1132"/>
    <w:rsid w:val="006E1956"/>
    <w:rsid w:val="006E29B1"/>
    <w:rsid w:val="006E2BD7"/>
    <w:rsid w:val="006E2EED"/>
    <w:rsid w:val="006E521B"/>
    <w:rsid w:val="006E5B93"/>
    <w:rsid w:val="006E5E80"/>
    <w:rsid w:val="006E64AB"/>
    <w:rsid w:val="006E6CF6"/>
    <w:rsid w:val="006E7292"/>
    <w:rsid w:val="006F0BDC"/>
    <w:rsid w:val="006F0D3B"/>
    <w:rsid w:val="006F1A2E"/>
    <w:rsid w:val="006F2763"/>
    <w:rsid w:val="006F2D31"/>
    <w:rsid w:val="006F337D"/>
    <w:rsid w:val="006F511B"/>
    <w:rsid w:val="006F5B06"/>
    <w:rsid w:val="006F5C39"/>
    <w:rsid w:val="006F72DC"/>
    <w:rsid w:val="00700639"/>
    <w:rsid w:val="00700E88"/>
    <w:rsid w:val="007010C4"/>
    <w:rsid w:val="00701468"/>
    <w:rsid w:val="00701D5E"/>
    <w:rsid w:val="00701D96"/>
    <w:rsid w:val="00702036"/>
    <w:rsid w:val="0070329F"/>
    <w:rsid w:val="00703A17"/>
    <w:rsid w:val="00703E26"/>
    <w:rsid w:val="00705C94"/>
    <w:rsid w:val="00705E88"/>
    <w:rsid w:val="007070FA"/>
    <w:rsid w:val="00707B63"/>
    <w:rsid w:val="007104E5"/>
    <w:rsid w:val="00710D66"/>
    <w:rsid w:val="0071182A"/>
    <w:rsid w:val="0071241C"/>
    <w:rsid w:val="0071395D"/>
    <w:rsid w:val="00713BAA"/>
    <w:rsid w:val="00713CBE"/>
    <w:rsid w:val="00713E05"/>
    <w:rsid w:val="00713E2B"/>
    <w:rsid w:val="00713F68"/>
    <w:rsid w:val="0071449C"/>
    <w:rsid w:val="00714EB9"/>
    <w:rsid w:val="00715292"/>
    <w:rsid w:val="00715EBB"/>
    <w:rsid w:val="007165F2"/>
    <w:rsid w:val="00717CF4"/>
    <w:rsid w:val="0072057A"/>
    <w:rsid w:val="007212CD"/>
    <w:rsid w:val="00721F0B"/>
    <w:rsid w:val="007225EA"/>
    <w:rsid w:val="00722F4B"/>
    <w:rsid w:val="00723DA3"/>
    <w:rsid w:val="00723EA3"/>
    <w:rsid w:val="007248AC"/>
    <w:rsid w:val="00724CF2"/>
    <w:rsid w:val="00725416"/>
    <w:rsid w:val="0072744A"/>
    <w:rsid w:val="0073194E"/>
    <w:rsid w:val="007329C4"/>
    <w:rsid w:val="00733799"/>
    <w:rsid w:val="007348F8"/>
    <w:rsid w:val="0073581B"/>
    <w:rsid w:val="00735839"/>
    <w:rsid w:val="00735A38"/>
    <w:rsid w:val="0073622B"/>
    <w:rsid w:val="00737D85"/>
    <w:rsid w:val="00740D8D"/>
    <w:rsid w:val="0074117C"/>
    <w:rsid w:val="007439CD"/>
    <w:rsid w:val="00744526"/>
    <w:rsid w:val="007448B4"/>
    <w:rsid w:val="00744F43"/>
    <w:rsid w:val="00745D8A"/>
    <w:rsid w:val="00746AB7"/>
    <w:rsid w:val="007475D0"/>
    <w:rsid w:val="00750394"/>
    <w:rsid w:val="00750A44"/>
    <w:rsid w:val="00750EBF"/>
    <w:rsid w:val="007513B5"/>
    <w:rsid w:val="00752970"/>
    <w:rsid w:val="00752A60"/>
    <w:rsid w:val="00754932"/>
    <w:rsid w:val="00754C25"/>
    <w:rsid w:val="00754C6E"/>
    <w:rsid w:val="00754D2A"/>
    <w:rsid w:val="00755A72"/>
    <w:rsid w:val="00755E1B"/>
    <w:rsid w:val="00757414"/>
    <w:rsid w:val="007606CF"/>
    <w:rsid w:val="00760A7F"/>
    <w:rsid w:val="007618F4"/>
    <w:rsid w:val="00761D40"/>
    <w:rsid w:val="00761D81"/>
    <w:rsid w:val="00761E2F"/>
    <w:rsid w:val="00762608"/>
    <w:rsid w:val="00762EA6"/>
    <w:rsid w:val="00763BFA"/>
    <w:rsid w:val="00764641"/>
    <w:rsid w:val="00766969"/>
    <w:rsid w:val="00767B3F"/>
    <w:rsid w:val="0077033B"/>
    <w:rsid w:val="00770D6D"/>
    <w:rsid w:val="00771538"/>
    <w:rsid w:val="007718CF"/>
    <w:rsid w:val="007728B8"/>
    <w:rsid w:val="00773DE9"/>
    <w:rsid w:val="00773FF8"/>
    <w:rsid w:val="0077402F"/>
    <w:rsid w:val="00774D26"/>
    <w:rsid w:val="007759E9"/>
    <w:rsid w:val="0077635F"/>
    <w:rsid w:val="00777048"/>
    <w:rsid w:val="00777F79"/>
    <w:rsid w:val="00780BB5"/>
    <w:rsid w:val="00780E22"/>
    <w:rsid w:val="00780E34"/>
    <w:rsid w:val="007813D1"/>
    <w:rsid w:val="00781978"/>
    <w:rsid w:val="00782B70"/>
    <w:rsid w:val="00783303"/>
    <w:rsid w:val="00784249"/>
    <w:rsid w:val="0078600C"/>
    <w:rsid w:val="00786CAB"/>
    <w:rsid w:val="00790167"/>
    <w:rsid w:val="007908BD"/>
    <w:rsid w:val="00791189"/>
    <w:rsid w:val="007923DB"/>
    <w:rsid w:val="00792402"/>
    <w:rsid w:val="00792D55"/>
    <w:rsid w:val="00793332"/>
    <w:rsid w:val="00793416"/>
    <w:rsid w:val="00795CF2"/>
    <w:rsid w:val="00796EA5"/>
    <w:rsid w:val="00797408"/>
    <w:rsid w:val="00797FB3"/>
    <w:rsid w:val="007A1908"/>
    <w:rsid w:val="007A4788"/>
    <w:rsid w:val="007A4965"/>
    <w:rsid w:val="007A4DBD"/>
    <w:rsid w:val="007A6970"/>
    <w:rsid w:val="007A708D"/>
    <w:rsid w:val="007A74BD"/>
    <w:rsid w:val="007A76D4"/>
    <w:rsid w:val="007A791C"/>
    <w:rsid w:val="007A7A16"/>
    <w:rsid w:val="007B0400"/>
    <w:rsid w:val="007B0C46"/>
    <w:rsid w:val="007B15C4"/>
    <w:rsid w:val="007B18AC"/>
    <w:rsid w:val="007B2745"/>
    <w:rsid w:val="007B2C19"/>
    <w:rsid w:val="007B2DEF"/>
    <w:rsid w:val="007B330F"/>
    <w:rsid w:val="007B33AB"/>
    <w:rsid w:val="007B3A06"/>
    <w:rsid w:val="007B3B1C"/>
    <w:rsid w:val="007B444B"/>
    <w:rsid w:val="007B519B"/>
    <w:rsid w:val="007B5721"/>
    <w:rsid w:val="007B6365"/>
    <w:rsid w:val="007B6A0A"/>
    <w:rsid w:val="007B6D56"/>
    <w:rsid w:val="007B78CA"/>
    <w:rsid w:val="007B7B68"/>
    <w:rsid w:val="007C09BA"/>
    <w:rsid w:val="007C11E9"/>
    <w:rsid w:val="007C2B9A"/>
    <w:rsid w:val="007C3B14"/>
    <w:rsid w:val="007C4880"/>
    <w:rsid w:val="007C4AD5"/>
    <w:rsid w:val="007C52C9"/>
    <w:rsid w:val="007C57A6"/>
    <w:rsid w:val="007C5DE0"/>
    <w:rsid w:val="007C7044"/>
    <w:rsid w:val="007C7221"/>
    <w:rsid w:val="007D0D3A"/>
    <w:rsid w:val="007D0DDA"/>
    <w:rsid w:val="007D1A8D"/>
    <w:rsid w:val="007D26F0"/>
    <w:rsid w:val="007D2950"/>
    <w:rsid w:val="007D55F0"/>
    <w:rsid w:val="007D6728"/>
    <w:rsid w:val="007D6C9B"/>
    <w:rsid w:val="007D78EF"/>
    <w:rsid w:val="007E0127"/>
    <w:rsid w:val="007E12AA"/>
    <w:rsid w:val="007E12AE"/>
    <w:rsid w:val="007E39CD"/>
    <w:rsid w:val="007E43B2"/>
    <w:rsid w:val="007E453A"/>
    <w:rsid w:val="007E5B0E"/>
    <w:rsid w:val="007E5BED"/>
    <w:rsid w:val="007E6E76"/>
    <w:rsid w:val="007F0DEE"/>
    <w:rsid w:val="007F0F33"/>
    <w:rsid w:val="007F1570"/>
    <w:rsid w:val="007F1B03"/>
    <w:rsid w:val="007F2252"/>
    <w:rsid w:val="007F2BCA"/>
    <w:rsid w:val="007F466A"/>
    <w:rsid w:val="007F49DF"/>
    <w:rsid w:val="007F4C7C"/>
    <w:rsid w:val="007F5E63"/>
    <w:rsid w:val="007F6668"/>
    <w:rsid w:val="007F68C9"/>
    <w:rsid w:val="007F724B"/>
    <w:rsid w:val="007F7B12"/>
    <w:rsid w:val="008005C5"/>
    <w:rsid w:val="00800695"/>
    <w:rsid w:val="00800AB7"/>
    <w:rsid w:val="008016CD"/>
    <w:rsid w:val="008028F3"/>
    <w:rsid w:val="00802AEF"/>
    <w:rsid w:val="00804D37"/>
    <w:rsid w:val="008065F2"/>
    <w:rsid w:val="00807286"/>
    <w:rsid w:val="00811146"/>
    <w:rsid w:val="00811819"/>
    <w:rsid w:val="00811E42"/>
    <w:rsid w:val="00812830"/>
    <w:rsid w:val="00812D62"/>
    <w:rsid w:val="00812EC3"/>
    <w:rsid w:val="00813160"/>
    <w:rsid w:val="00813845"/>
    <w:rsid w:val="008146DB"/>
    <w:rsid w:val="00814A1D"/>
    <w:rsid w:val="00816027"/>
    <w:rsid w:val="008170D4"/>
    <w:rsid w:val="0081783E"/>
    <w:rsid w:val="008204D2"/>
    <w:rsid w:val="00820DE2"/>
    <w:rsid w:val="008215B2"/>
    <w:rsid w:val="00821629"/>
    <w:rsid w:val="00821C56"/>
    <w:rsid w:val="00821C95"/>
    <w:rsid w:val="00822AB5"/>
    <w:rsid w:val="00822E2E"/>
    <w:rsid w:val="008232FB"/>
    <w:rsid w:val="008235F8"/>
    <w:rsid w:val="00823823"/>
    <w:rsid w:val="00823825"/>
    <w:rsid w:val="00823D91"/>
    <w:rsid w:val="00823F20"/>
    <w:rsid w:val="008262FF"/>
    <w:rsid w:val="0082691D"/>
    <w:rsid w:val="0082766B"/>
    <w:rsid w:val="008279DC"/>
    <w:rsid w:val="00827F01"/>
    <w:rsid w:val="008320EB"/>
    <w:rsid w:val="008322E5"/>
    <w:rsid w:val="00832819"/>
    <w:rsid w:val="00832E0A"/>
    <w:rsid w:val="00835C66"/>
    <w:rsid w:val="00836632"/>
    <w:rsid w:val="00837DCC"/>
    <w:rsid w:val="00837E34"/>
    <w:rsid w:val="0084354A"/>
    <w:rsid w:val="00845D12"/>
    <w:rsid w:val="00846073"/>
    <w:rsid w:val="008464B4"/>
    <w:rsid w:val="008466B8"/>
    <w:rsid w:val="0084705A"/>
    <w:rsid w:val="008477D4"/>
    <w:rsid w:val="008519C7"/>
    <w:rsid w:val="00852C22"/>
    <w:rsid w:val="00853275"/>
    <w:rsid w:val="00853950"/>
    <w:rsid w:val="0085626B"/>
    <w:rsid w:val="008563CC"/>
    <w:rsid w:val="0085648F"/>
    <w:rsid w:val="008569E7"/>
    <w:rsid w:val="008573EF"/>
    <w:rsid w:val="008616E9"/>
    <w:rsid w:val="00861AB8"/>
    <w:rsid w:val="00861C49"/>
    <w:rsid w:val="00861DA6"/>
    <w:rsid w:val="00862604"/>
    <w:rsid w:val="008634C2"/>
    <w:rsid w:val="008637C0"/>
    <w:rsid w:val="00863952"/>
    <w:rsid w:val="00863C7B"/>
    <w:rsid w:val="00863FC9"/>
    <w:rsid w:val="00863FD7"/>
    <w:rsid w:val="008641DD"/>
    <w:rsid w:val="008650AC"/>
    <w:rsid w:val="00870024"/>
    <w:rsid w:val="008724B7"/>
    <w:rsid w:val="00873AC2"/>
    <w:rsid w:val="00873B39"/>
    <w:rsid w:val="0087526C"/>
    <w:rsid w:val="008762CD"/>
    <w:rsid w:val="008767CA"/>
    <w:rsid w:val="00880DA3"/>
    <w:rsid w:val="00880F56"/>
    <w:rsid w:val="00881B07"/>
    <w:rsid w:val="00882EC2"/>
    <w:rsid w:val="00882F94"/>
    <w:rsid w:val="008832A2"/>
    <w:rsid w:val="00883666"/>
    <w:rsid w:val="0088423C"/>
    <w:rsid w:val="00884BF6"/>
    <w:rsid w:val="00886244"/>
    <w:rsid w:val="008901D9"/>
    <w:rsid w:val="00890B5B"/>
    <w:rsid w:val="00891257"/>
    <w:rsid w:val="00891299"/>
    <w:rsid w:val="00891A27"/>
    <w:rsid w:val="00892BCC"/>
    <w:rsid w:val="00892F08"/>
    <w:rsid w:val="00892F5F"/>
    <w:rsid w:val="0089373C"/>
    <w:rsid w:val="00893A3E"/>
    <w:rsid w:val="00895045"/>
    <w:rsid w:val="00895C3B"/>
    <w:rsid w:val="00897C0D"/>
    <w:rsid w:val="008A11B5"/>
    <w:rsid w:val="008A11E7"/>
    <w:rsid w:val="008A12BA"/>
    <w:rsid w:val="008A15C1"/>
    <w:rsid w:val="008A1EA8"/>
    <w:rsid w:val="008A244A"/>
    <w:rsid w:val="008A4BB6"/>
    <w:rsid w:val="008A5A11"/>
    <w:rsid w:val="008A5BE9"/>
    <w:rsid w:val="008A6A5D"/>
    <w:rsid w:val="008A7B3C"/>
    <w:rsid w:val="008B112D"/>
    <w:rsid w:val="008B258F"/>
    <w:rsid w:val="008B33D8"/>
    <w:rsid w:val="008B380A"/>
    <w:rsid w:val="008B3BFA"/>
    <w:rsid w:val="008B4179"/>
    <w:rsid w:val="008B41D6"/>
    <w:rsid w:val="008B420E"/>
    <w:rsid w:val="008B44B3"/>
    <w:rsid w:val="008B54A5"/>
    <w:rsid w:val="008B5C49"/>
    <w:rsid w:val="008B6BE7"/>
    <w:rsid w:val="008B72F4"/>
    <w:rsid w:val="008C068C"/>
    <w:rsid w:val="008C0777"/>
    <w:rsid w:val="008C0B47"/>
    <w:rsid w:val="008C2215"/>
    <w:rsid w:val="008C2733"/>
    <w:rsid w:val="008C2B78"/>
    <w:rsid w:val="008C3548"/>
    <w:rsid w:val="008C423F"/>
    <w:rsid w:val="008C44AA"/>
    <w:rsid w:val="008C580D"/>
    <w:rsid w:val="008C6725"/>
    <w:rsid w:val="008C68BA"/>
    <w:rsid w:val="008C745B"/>
    <w:rsid w:val="008D031A"/>
    <w:rsid w:val="008D06A6"/>
    <w:rsid w:val="008D1B17"/>
    <w:rsid w:val="008D2E72"/>
    <w:rsid w:val="008D5467"/>
    <w:rsid w:val="008D6C4C"/>
    <w:rsid w:val="008E1134"/>
    <w:rsid w:val="008E1FD1"/>
    <w:rsid w:val="008E261D"/>
    <w:rsid w:val="008E2AFE"/>
    <w:rsid w:val="008E2EF5"/>
    <w:rsid w:val="008E3C8E"/>
    <w:rsid w:val="008E47A5"/>
    <w:rsid w:val="008E4BB6"/>
    <w:rsid w:val="008E5157"/>
    <w:rsid w:val="008E647E"/>
    <w:rsid w:val="008E6DFC"/>
    <w:rsid w:val="008E7DBA"/>
    <w:rsid w:val="008F16D1"/>
    <w:rsid w:val="008F2B11"/>
    <w:rsid w:val="008F3A3A"/>
    <w:rsid w:val="008F3F75"/>
    <w:rsid w:val="008F6401"/>
    <w:rsid w:val="008F650B"/>
    <w:rsid w:val="008F6A91"/>
    <w:rsid w:val="008F7895"/>
    <w:rsid w:val="008F7FF1"/>
    <w:rsid w:val="00900609"/>
    <w:rsid w:val="00901607"/>
    <w:rsid w:val="00901970"/>
    <w:rsid w:val="00901FD4"/>
    <w:rsid w:val="00902708"/>
    <w:rsid w:val="0090403A"/>
    <w:rsid w:val="0090496F"/>
    <w:rsid w:val="00904CDF"/>
    <w:rsid w:val="009053BF"/>
    <w:rsid w:val="00905E15"/>
    <w:rsid w:val="00905FC6"/>
    <w:rsid w:val="009060A4"/>
    <w:rsid w:val="009061C0"/>
    <w:rsid w:val="0090698E"/>
    <w:rsid w:val="009076C6"/>
    <w:rsid w:val="0091015D"/>
    <w:rsid w:val="00911B76"/>
    <w:rsid w:val="009120D3"/>
    <w:rsid w:val="0091283C"/>
    <w:rsid w:val="00912A17"/>
    <w:rsid w:val="00912E2B"/>
    <w:rsid w:val="00912E34"/>
    <w:rsid w:val="00913166"/>
    <w:rsid w:val="0091380B"/>
    <w:rsid w:val="00913921"/>
    <w:rsid w:val="009139AC"/>
    <w:rsid w:val="00917433"/>
    <w:rsid w:val="00917456"/>
    <w:rsid w:val="00917A6A"/>
    <w:rsid w:val="009202F0"/>
    <w:rsid w:val="00920874"/>
    <w:rsid w:val="00921260"/>
    <w:rsid w:val="0092283B"/>
    <w:rsid w:val="00922EBB"/>
    <w:rsid w:val="009230E5"/>
    <w:rsid w:val="00923C5D"/>
    <w:rsid w:val="00924825"/>
    <w:rsid w:val="00924AD2"/>
    <w:rsid w:val="00924BAC"/>
    <w:rsid w:val="00926408"/>
    <w:rsid w:val="0092741E"/>
    <w:rsid w:val="00927E22"/>
    <w:rsid w:val="009311E0"/>
    <w:rsid w:val="009314AF"/>
    <w:rsid w:val="009320ED"/>
    <w:rsid w:val="009325E4"/>
    <w:rsid w:val="0093503A"/>
    <w:rsid w:val="009360BF"/>
    <w:rsid w:val="00936822"/>
    <w:rsid w:val="00936F62"/>
    <w:rsid w:val="00937A59"/>
    <w:rsid w:val="0094144F"/>
    <w:rsid w:val="00941670"/>
    <w:rsid w:val="009417F2"/>
    <w:rsid w:val="00941D25"/>
    <w:rsid w:val="00941DFB"/>
    <w:rsid w:val="009425C0"/>
    <w:rsid w:val="00943BBF"/>
    <w:rsid w:val="00944137"/>
    <w:rsid w:val="009449F6"/>
    <w:rsid w:val="00944B37"/>
    <w:rsid w:val="009466D8"/>
    <w:rsid w:val="0094750C"/>
    <w:rsid w:val="009513C5"/>
    <w:rsid w:val="009514C4"/>
    <w:rsid w:val="00952E89"/>
    <w:rsid w:val="009531E6"/>
    <w:rsid w:val="0095361D"/>
    <w:rsid w:val="009541A4"/>
    <w:rsid w:val="009541BD"/>
    <w:rsid w:val="0095425D"/>
    <w:rsid w:val="00954BF2"/>
    <w:rsid w:val="009551BF"/>
    <w:rsid w:val="00956892"/>
    <w:rsid w:val="00956C3D"/>
    <w:rsid w:val="00957471"/>
    <w:rsid w:val="009574E8"/>
    <w:rsid w:val="009576B3"/>
    <w:rsid w:val="00957832"/>
    <w:rsid w:val="00960A63"/>
    <w:rsid w:val="00961CD1"/>
    <w:rsid w:val="009620D4"/>
    <w:rsid w:val="009629FD"/>
    <w:rsid w:val="00963ECA"/>
    <w:rsid w:val="00964318"/>
    <w:rsid w:val="009661C3"/>
    <w:rsid w:val="00966FB3"/>
    <w:rsid w:val="00967A82"/>
    <w:rsid w:val="00967B01"/>
    <w:rsid w:val="00971810"/>
    <w:rsid w:val="0097225A"/>
    <w:rsid w:val="00972D50"/>
    <w:rsid w:val="00973431"/>
    <w:rsid w:val="00973492"/>
    <w:rsid w:val="00973905"/>
    <w:rsid w:val="00973BB9"/>
    <w:rsid w:val="00973F58"/>
    <w:rsid w:val="009741A0"/>
    <w:rsid w:val="00974D20"/>
    <w:rsid w:val="0097521A"/>
    <w:rsid w:val="00975508"/>
    <w:rsid w:val="009760C3"/>
    <w:rsid w:val="00976B61"/>
    <w:rsid w:val="00977E72"/>
    <w:rsid w:val="009805EA"/>
    <w:rsid w:val="00980EEA"/>
    <w:rsid w:val="0098169C"/>
    <w:rsid w:val="0098207C"/>
    <w:rsid w:val="00982C10"/>
    <w:rsid w:val="00983281"/>
    <w:rsid w:val="00983D6E"/>
    <w:rsid w:val="00984E79"/>
    <w:rsid w:val="009854FC"/>
    <w:rsid w:val="00986BEB"/>
    <w:rsid w:val="00986C61"/>
    <w:rsid w:val="00987219"/>
    <w:rsid w:val="00987EF8"/>
    <w:rsid w:val="00990DBA"/>
    <w:rsid w:val="00990E8D"/>
    <w:rsid w:val="00990FB8"/>
    <w:rsid w:val="00991074"/>
    <w:rsid w:val="0099135F"/>
    <w:rsid w:val="00991611"/>
    <w:rsid w:val="0099624D"/>
    <w:rsid w:val="00996CF5"/>
    <w:rsid w:val="00996D68"/>
    <w:rsid w:val="00996F02"/>
    <w:rsid w:val="00997112"/>
    <w:rsid w:val="009972EB"/>
    <w:rsid w:val="009A0C50"/>
    <w:rsid w:val="009A1063"/>
    <w:rsid w:val="009A111C"/>
    <w:rsid w:val="009A1297"/>
    <w:rsid w:val="009A22AD"/>
    <w:rsid w:val="009A2E8A"/>
    <w:rsid w:val="009A38CB"/>
    <w:rsid w:val="009A3C28"/>
    <w:rsid w:val="009A3F26"/>
    <w:rsid w:val="009A4550"/>
    <w:rsid w:val="009A5710"/>
    <w:rsid w:val="009A58A8"/>
    <w:rsid w:val="009A5D07"/>
    <w:rsid w:val="009A5DE4"/>
    <w:rsid w:val="009A692E"/>
    <w:rsid w:val="009A69DD"/>
    <w:rsid w:val="009A73FE"/>
    <w:rsid w:val="009A748D"/>
    <w:rsid w:val="009A7562"/>
    <w:rsid w:val="009A7B04"/>
    <w:rsid w:val="009A7B7C"/>
    <w:rsid w:val="009B032B"/>
    <w:rsid w:val="009B1502"/>
    <w:rsid w:val="009B24F8"/>
    <w:rsid w:val="009B2E31"/>
    <w:rsid w:val="009B409D"/>
    <w:rsid w:val="009B44E6"/>
    <w:rsid w:val="009B4864"/>
    <w:rsid w:val="009B515E"/>
    <w:rsid w:val="009B6788"/>
    <w:rsid w:val="009B6867"/>
    <w:rsid w:val="009B70EE"/>
    <w:rsid w:val="009C0456"/>
    <w:rsid w:val="009C062D"/>
    <w:rsid w:val="009C0AE5"/>
    <w:rsid w:val="009C0FDF"/>
    <w:rsid w:val="009C16FE"/>
    <w:rsid w:val="009C3A68"/>
    <w:rsid w:val="009C3F3F"/>
    <w:rsid w:val="009C566E"/>
    <w:rsid w:val="009C7B1C"/>
    <w:rsid w:val="009C7EB4"/>
    <w:rsid w:val="009D035D"/>
    <w:rsid w:val="009D078B"/>
    <w:rsid w:val="009D1919"/>
    <w:rsid w:val="009D1931"/>
    <w:rsid w:val="009D2A2D"/>
    <w:rsid w:val="009D3C05"/>
    <w:rsid w:val="009D3EBC"/>
    <w:rsid w:val="009D3F08"/>
    <w:rsid w:val="009D4014"/>
    <w:rsid w:val="009D40DB"/>
    <w:rsid w:val="009D5190"/>
    <w:rsid w:val="009D5671"/>
    <w:rsid w:val="009D6C5F"/>
    <w:rsid w:val="009D76B2"/>
    <w:rsid w:val="009E3C23"/>
    <w:rsid w:val="009E4890"/>
    <w:rsid w:val="009E4ED0"/>
    <w:rsid w:val="009E582D"/>
    <w:rsid w:val="009E61E4"/>
    <w:rsid w:val="009E72AC"/>
    <w:rsid w:val="009F006D"/>
    <w:rsid w:val="009F1B3A"/>
    <w:rsid w:val="009F1E7D"/>
    <w:rsid w:val="009F294C"/>
    <w:rsid w:val="009F4D92"/>
    <w:rsid w:val="009F555D"/>
    <w:rsid w:val="009F5EA0"/>
    <w:rsid w:val="009F6821"/>
    <w:rsid w:val="009F69C4"/>
    <w:rsid w:val="00A00A39"/>
    <w:rsid w:val="00A03246"/>
    <w:rsid w:val="00A050E1"/>
    <w:rsid w:val="00A0555E"/>
    <w:rsid w:val="00A06F8F"/>
    <w:rsid w:val="00A10506"/>
    <w:rsid w:val="00A10738"/>
    <w:rsid w:val="00A109B6"/>
    <w:rsid w:val="00A109D3"/>
    <w:rsid w:val="00A12126"/>
    <w:rsid w:val="00A127AD"/>
    <w:rsid w:val="00A12933"/>
    <w:rsid w:val="00A12B6B"/>
    <w:rsid w:val="00A13CB4"/>
    <w:rsid w:val="00A14297"/>
    <w:rsid w:val="00A1488A"/>
    <w:rsid w:val="00A14C19"/>
    <w:rsid w:val="00A15100"/>
    <w:rsid w:val="00A15EB2"/>
    <w:rsid w:val="00A165D4"/>
    <w:rsid w:val="00A16B5B"/>
    <w:rsid w:val="00A17405"/>
    <w:rsid w:val="00A2250E"/>
    <w:rsid w:val="00A22CEB"/>
    <w:rsid w:val="00A23D3B"/>
    <w:rsid w:val="00A24D87"/>
    <w:rsid w:val="00A26BFC"/>
    <w:rsid w:val="00A27F18"/>
    <w:rsid w:val="00A32015"/>
    <w:rsid w:val="00A32175"/>
    <w:rsid w:val="00A32A94"/>
    <w:rsid w:val="00A34141"/>
    <w:rsid w:val="00A34826"/>
    <w:rsid w:val="00A34830"/>
    <w:rsid w:val="00A34B22"/>
    <w:rsid w:val="00A34F04"/>
    <w:rsid w:val="00A34FAC"/>
    <w:rsid w:val="00A35132"/>
    <w:rsid w:val="00A357DA"/>
    <w:rsid w:val="00A36EC9"/>
    <w:rsid w:val="00A378B0"/>
    <w:rsid w:val="00A4078E"/>
    <w:rsid w:val="00A40E61"/>
    <w:rsid w:val="00A41458"/>
    <w:rsid w:val="00A440EE"/>
    <w:rsid w:val="00A4479D"/>
    <w:rsid w:val="00A44F64"/>
    <w:rsid w:val="00A45284"/>
    <w:rsid w:val="00A45F8D"/>
    <w:rsid w:val="00A464E3"/>
    <w:rsid w:val="00A472CB"/>
    <w:rsid w:val="00A47D47"/>
    <w:rsid w:val="00A50370"/>
    <w:rsid w:val="00A50842"/>
    <w:rsid w:val="00A5085B"/>
    <w:rsid w:val="00A5417A"/>
    <w:rsid w:val="00A54274"/>
    <w:rsid w:val="00A5465C"/>
    <w:rsid w:val="00A5529C"/>
    <w:rsid w:val="00A5590D"/>
    <w:rsid w:val="00A55CB2"/>
    <w:rsid w:val="00A56147"/>
    <w:rsid w:val="00A56F20"/>
    <w:rsid w:val="00A57C2C"/>
    <w:rsid w:val="00A60401"/>
    <w:rsid w:val="00A60F38"/>
    <w:rsid w:val="00A62448"/>
    <w:rsid w:val="00A62470"/>
    <w:rsid w:val="00A63556"/>
    <w:rsid w:val="00A63AB7"/>
    <w:rsid w:val="00A6402D"/>
    <w:rsid w:val="00A654E0"/>
    <w:rsid w:val="00A66157"/>
    <w:rsid w:val="00A67258"/>
    <w:rsid w:val="00A7093A"/>
    <w:rsid w:val="00A71680"/>
    <w:rsid w:val="00A72523"/>
    <w:rsid w:val="00A7258C"/>
    <w:rsid w:val="00A74076"/>
    <w:rsid w:val="00A74190"/>
    <w:rsid w:val="00A75A2D"/>
    <w:rsid w:val="00A76A41"/>
    <w:rsid w:val="00A7706D"/>
    <w:rsid w:val="00A77EDF"/>
    <w:rsid w:val="00A80D87"/>
    <w:rsid w:val="00A8122C"/>
    <w:rsid w:val="00A81441"/>
    <w:rsid w:val="00A81897"/>
    <w:rsid w:val="00A81DC9"/>
    <w:rsid w:val="00A81EDF"/>
    <w:rsid w:val="00A825B0"/>
    <w:rsid w:val="00A82832"/>
    <w:rsid w:val="00A83292"/>
    <w:rsid w:val="00A835C2"/>
    <w:rsid w:val="00A8469A"/>
    <w:rsid w:val="00A84A26"/>
    <w:rsid w:val="00A85105"/>
    <w:rsid w:val="00A85A15"/>
    <w:rsid w:val="00A869C2"/>
    <w:rsid w:val="00A86AAF"/>
    <w:rsid w:val="00A86AD8"/>
    <w:rsid w:val="00A90093"/>
    <w:rsid w:val="00A90663"/>
    <w:rsid w:val="00A9186B"/>
    <w:rsid w:val="00A91964"/>
    <w:rsid w:val="00A91FF9"/>
    <w:rsid w:val="00A930C5"/>
    <w:rsid w:val="00A938FC"/>
    <w:rsid w:val="00A93FE3"/>
    <w:rsid w:val="00A95279"/>
    <w:rsid w:val="00A958BE"/>
    <w:rsid w:val="00A9631E"/>
    <w:rsid w:val="00A96808"/>
    <w:rsid w:val="00AA025E"/>
    <w:rsid w:val="00AA0C36"/>
    <w:rsid w:val="00AA138C"/>
    <w:rsid w:val="00AA1803"/>
    <w:rsid w:val="00AA1F81"/>
    <w:rsid w:val="00AA210B"/>
    <w:rsid w:val="00AA22BA"/>
    <w:rsid w:val="00AA2B77"/>
    <w:rsid w:val="00AA3047"/>
    <w:rsid w:val="00AA3D56"/>
    <w:rsid w:val="00AA553D"/>
    <w:rsid w:val="00AA57BB"/>
    <w:rsid w:val="00AA6D03"/>
    <w:rsid w:val="00AA7CAB"/>
    <w:rsid w:val="00AB09F7"/>
    <w:rsid w:val="00AB241D"/>
    <w:rsid w:val="00AB2967"/>
    <w:rsid w:val="00AB2B98"/>
    <w:rsid w:val="00AB3739"/>
    <w:rsid w:val="00AB378F"/>
    <w:rsid w:val="00AB4FBA"/>
    <w:rsid w:val="00AB5A3E"/>
    <w:rsid w:val="00AB6CC4"/>
    <w:rsid w:val="00AB7B77"/>
    <w:rsid w:val="00AB7D62"/>
    <w:rsid w:val="00AC031B"/>
    <w:rsid w:val="00AC166D"/>
    <w:rsid w:val="00AC1A04"/>
    <w:rsid w:val="00AC40BB"/>
    <w:rsid w:val="00AC427D"/>
    <w:rsid w:val="00AC501E"/>
    <w:rsid w:val="00AC5103"/>
    <w:rsid w:val="00AC5966"/>
    <w:rsid w:val="00AC6BA1"/>
    <w:rsid w:val="00AC7498"/>
    <w:rsid w:val="00AC7B57"/>
    <w:rsid w:val="00AD1C13"/>
    <w:rsid w:val="00AD1F58"/>
    <w:rsid w:val="00AD1FA3"/>
    <w:rsid w:val="00AD2499"/>
    <w:rsid w:val="00AD2791"/>
    <w:rsid w:val="00AD5D21"/>
    <w:rsid w:val="00AD6341"/>
    <w:rsid w:val="00AD7610"/>
    <w:rsid w:val="00AE000C"/>
    <w:rsid w:val="00AE045B"/>
    <w:rsid w:val="00AE1725"/>
    <w:rsid w:val="00AE1A50"/>
    <w:rsid w:val="00AE1FA6"/>
    <w:rsid w:val="00AE4314"/>
    <w:rsid w:val="00AE4A8B"/>
    <w:rsid w:val="00AE5377"/>
    <w:rsid w:val="00AE53A6"/>
    <w:rsid w:val="00AE64E8"/>
    <w:rsid w:val="00AE7725"/>
    <w:rsid w:val="00AE79CB"/>
    <w:rsid w:val="00AF008C"/>
    <w:rsid w:val="00AF08F3"/>
    <w:rsid w:val="00AF2A4B"/>
    <w:rsid w:val="00AF381D"/>
    <w:rsid w:val="00AF3B3B"/>
    <w:rsid w:val="00AF4E21"/>
    <w:rsid w:val="00AF5CEF"/>
    <w:rsid w:val="00AF6246"/>
    <w:rsid w:val="00AF64CF"/>
    <w:rsid w:val="00AF73A3"/>
    <w:rsid w:val="00B00A05"/>
    <w:rsid w:val="00B00A3A"/>
    <w:rsid w:val="00B00FC6"/>
    <w:rsid w:val="00B012BD"/>
    <w:rsid w:val="00B01AE7"/>
    <w:rsid w:val="00B033A7"/>
    <w:rsid w:val="00B0482E"/>
    <w:rsid w:val="00B050A7"/>
    <w:rsid w:val="00B0518E"/>
    <w:rsid w:val="00B052F7"/>
    <w:rsid w:val="00B05803"/>
    <w:rsid w:val="00B05A4E"/>
    <w:rsid w:val="00B10D76"/>
    <w:rsid w:val="00B11A86"/>
    <w:rsid w:val="00B1213C"/>
    <w:rsid w:val="00B12772"/>
    <w:rsid w:val="00B12ABA"/>
    <w:rsid w:val="00B15341"/>
    <w:rsid w:val="00B1718C"/>
    <w:rsid w:val="00B20D78"/>
    <w:rsid w:val="00B21EE6"/>
    <w:rsid w:val="00B2333B"/>
    <w:rsid w:val="00B23626"/>
    <w:rsid w:val="00B23B5D"/>
    <w:rsid w:val="00B23D80"/>
    <w:rsid w:val="00B24843"/>
    <w:rsid w:val="00B254CD"/>
    <w:rsid w:val="00B26293"/>
    <w:rsid w:val="00B26C1A"/>
    <w:rsid w:val="00B27483"/>
    <w:rsid w:val="00B27A4C"/>
    <w:rsid w:val="00B30DD7"/>
    <w:rsid w:val="00B32470"/>
    <w:rsid w:val="00B32808"/>
    <w:rsid w:val="00B33648"/>
    <w:rsid w:val="00B336D3"/>
    <w:rsid w:val="00B338E7"/>
    <w:rsid w:val="00B33D1F"/>
    <w:rsid w:val="00B35034"/>
    <w:rsid w:val="00B35870"/>
    <w:rsid w:val="00B35952"/>
    <w:rsid w:val="00B35EA9"/>
    <w:rsid w:val="00B369C1"/>
    <w:rsid w:val="00B37805"/>
    <w:rsid w:val="00B37A01"/>
    <w:rsid w:val="00B37B16"/>
    <w:rsid w:val="00B37DB9"/>
    <w:rsid w:val="00B406E5"/>
    <w:rsid w:val="00B41013"/>
    <w:rsid w:val="00B41650"/>
    <w:rsid w:val="00B418F7"/>
    <w:rsid w:val="00B42359"/>
    <w:rsid w:val="00B42DC1"/>
    <w:rsid w:val="00B42F61"/>
    <w:rsid w:val="00B432BF"/>
    <w:rsid w:val="00B437E6"/>
    <w:rsid w:val="00B43992"/>
    <w:rsid w:val="00B43BB3"/>
    <w:rsid w:val="00B441AF"/>
    <w:rsid w:val="00B45C30"/>
    <w:rsid w:val="00B45D55"/>
    <w:rsid w:val="00B4613E"/>
    <w:rsid w:val="00B46683"/>
    <w:rsid w:val="00B47C4E"/>
    <w:rsid w:val="00B5064C"/>
    <w:rsid w:val="00B51485"/>
    <w:rsid w:val="00B53080"/>
    <w:rsid w:val="00B53617"/>
    <w:rsid w:val="00B53A84"/>
    <w:rsid w:val="00B53A85"/>
    <w:rsid w:val="00B54804"/>
    <w:rsid w:val="00B55369"/>
    <w:rsid w:val="00B56A92"/>
    <w:rsid w:val="00B56C4D"/>
    <w:rsid w:val="00B575E9"/>
    <w:rsid w:val="00B601FC"/>
    <w:rsid w:val="00B60E37"/>
    <w:rsid w:val="00B626AF"/>
    <w:rsid w:val="00B632E1"/>
    <w:rsid w:val="00B63888"/>
    <w:rsid w:val="00B644C3"/>
    <w:rsid w:val="00B65052"/>
    <w:rsid w:val="00B65395"/>
    <w:rsid w:val="00B65669"/>
    <w:rsid w:val="00B65904"/>
    <w:rsid w:val="00B65DD2"/>
    <w:rsid w:val="00B66E13"/>
    <w:rsid w:val="00B679B7"/>
    <w:rsid w:val="00B67AE9"/>
    <w:rsid w:val="00B67F7B"/>
    <w:rsid w:val="00B70BF0"/>
    <w:rsid w:val="00B71173"/>
    <w:rsid w:val="00B723B6"/>
    <w:rsid w:val="00B73959"/>
    <w:rsid w:val="00B741BC"/>
    <w:rsid w:val="00B74EA2"/>
    <w:rsid w:val="00B75494"/>
    <w:rsid w:val="00B7556B"/>
    <w:rsid w:val="00B75B41"/>
    <w:rsid w:val="00B75F3F"/>
    <w:rsid w:val="00B77A68"/>
    <w:rsid w:val="00B77CBD"/>
    <w:rsid w:val="00B800E3"/>
    <w:rsid w:val="00B80738"/>
    <w:rsid w:val="00B810C6"/>
    <w:rsid w:val="00B82AD1"/>
    <w:rsid w:val="00B8375A"/>
    <w:rsid w:val="00B84088"/>
    <w:rsid w:val="00B84508"/>
    <w:rsid w:val="00B84541"/>
    <w:rsid w:val="00B84971"/>
    <w:rsid w:val="00B84AB4"/>
    <w:rsid w:val="00B85780"/>
    <w:rsid w:val="00B866DB"/>
    <w:rsid w:val="00B86A82"/>
    <w:rsid w:val="00B87B49"/>
    <w:rsid w:val="00B910C9"/>
    <w:rsid w:val="00B9316D"/>
    <w:rsid w:val="00B93D90"/>
    <w:rsid w:val="00B9495C"/>
    <w:rsid w:val="00B94ED6"/>
    <w:rsid w:val="00B950A4"/>
    <w:rsid w:val="00B95A8B"/>
    <w:rsid w:val="00B97EB4"/>
    <w:rsid w:val="00BA1E17"/>
    <w:rsid w:val="00BA20B8"/>
    <w:rsid w:val="00BA25F8"/>
    <w:rsid w:val="00BA2FD9"/>
    <w:rsid w:val="00BA3ED9"/>
    <w:rsid w:val="00BA4895"/>
    <w:rsid w:val="00BA52DE"/>
    <w:rsid w:val="00BA6A8B"/>
    <w:rsid w:val="00BA73F9"/>
    <w:rsid w:val="00BB0399"/>
    <w:rsid w:val="00BB1873"/>
    <w:rsid w:val="00BB2D26"/>
    <w:rsid w:val="00BB3045"/>
    <w:rsid w:val="00BB30B7"/>
    <w:rsid w:val="00BB3641"/>
    <w:rsid w:val="00BB3BE1"/>
    <w:rsid w:val="00BB49E1"/>
    <w:rsid w:val="00BB4FC1"/>
    <w:rsid w:val="00BB7474"/>
    <w:rsid w:val="00BB75C4"/>
    <w:rsid w:val="00BC0558"/>
    <w:rsid w:val="00BC0852"/>
    <w:rsid w:val="00BC1C0F"/>
    <w:rsid w:val="00BC2942"/>
    <w:rsid w:val="00BC3396"/>
    <w:rsid w:val="00BC371C"/>
    <w:rsid w:val="00BC45D1"/>
    <w:rsid w:val="00BC6715"/>
    <w:rsid w:val="00BC6C85"/>
    <w:rsid w:val="00BC6F31"/>
    <w:rsid w:val="00BD106E"/>
    <w:rsid w:val="00BD1112"/>
    <w:rsid w:val="00BD2A11"/>
    <w:rsid w:val="00BD3635"/>
    <w:rsid w:val="00BD551A"/>
    <w:rsid w:val="00BD5767"/>
    <w:rsid w:val="00BD6483"/>
    <w:rsid w:val="00BD656B"/>
    <w:rsid w:val="00BD6588"/>
    <w:rsid w:val="00BD6CFD"/>
    <w:rsid w:val="00BD7EDD"/>
    <w:rsid w:val="00BD7FF5"/>
    <w:rsid w:val="00BE055A"/>
    <w:rsid w:val="00BE05CE"/>
    <w:rsid w:val="00BE06B0"/>
    <w:rsid w:val="00BE1A6D"/>
    <w:rsid w:val="00BE1A89"/>
    <w:rsid w:val="00BE2269"/>
    <w:rsid w:val="00BE261E"/>
    <w:rsid w:val="00BE36B2"/>
    <w:rsid w:val="00BE3EE8"/>
    <w:rsid w:val="00BE3F06"/>
    <w:rsid w:val="00BE3F79"/>
    <w:rsid w:val="00BE483E"/>
    <w:rsid w:val="00BE629A"/>
    <w:rsid w:val="00BE6404"/>
    <w:rsid w:val="00BE6941"/>
    <w:rsid w:val="00BE78F9"/>
    <w:rsid w:val="00BE7BEC"/>
    <w:rsid w:val="00BE7DBD"/>
    <w:rsid w:val="00BF1164"/>
    <w:rsid w:val="00BF1AFB"/>
    <w:rsid w:val="00BF1FB6"/>
    <w:rsid w:val="00BF213C"/>
    <w:rsid w:val="00BF353D"/>
    <w:rsid w:val="00BF392B"/>
    <w:rsid w:val="00BF3E21"/>
    <w:rsid w:val="00BF4075"/>
    <w:rsid w:val="00BF4B05"/>
    <w:rsid w:val="00BF4C1D"/>
    <w:rsid w:val="00BF53E7"/>
    <w:rsid w:val="00BF6E97"/>
    <w:rsid w:val="00BF795D"/>
    <w:rsid w:val="00BF7B8E"/>
    <w:rsid w:val="00C00257"/>
    <w:rsid w:val="00C004E1"/>
    <w:rsid w:val="00C00BAF"/>
    <w:rsid w:val="00C01EC3"/>
    <w:rsid w:val="00C05AD5"/>
    <w:rsid w:val="00C05C1C"/>
    <w:rsid w:val="00C066A5"/>
    <w:rsid w:val="00C0711A"/>
    <w:rsid w:val="00C0755A"/>
    <w:rsid w:val="00C1064E"/>
    <w:rsid w:val="00C11615"/>
    <w:rsid w:val="00C11929"/>
    <w:rsid w:val="00C12286"/>
    <w:rsid w:val="00C12AF9"/>
    <w:rsid w:val="00C12B93"/>
    <w:rsid w:val="00C12E8B"/>
    <w:rsid w:val="00C13087"/>
    <w:rsid w:val="00C14903"/>
    <w:rsid w:val="00C14E4B"/>
    <w:rsid w:val="00C1677A"/>
    <w:rsid w:val="00C16A24"/>
    <w:rsid w:val="00C17611"/>
    <w:rsid w:val="00C2093B"/>
    <w:rsid w:val="00C22270"/>
    <w:rsid w:val="00C22F9A"/>
    <w:rsid w:val="00C24443"/>
    <w:rsid w:val="00C2458D"/>
    <w:rsid w:val="00C2679A"/>
    <w:rsid w:val="00C26A33"/>
    <w:rsid w:val="00C26D3C"/>
    <w:rsid w:val="00C27111"/>
    <w:rsid w:val="00C27459"/>
    <w:rsid w:val="00C277FA"/>
    <w:rsid w:val="00C30EED"/>
    <w:rsid w:val="00C31CCB"/>
    <w:rsid w:val="00C324FE"/>
    <w:rsid w:val="00C32E97"/>
    <w:rsid w:val="00C33026"/>
    <w:rsid w:val="00C33EC5"/>
    <w:rsid w:val="00C35A8A"/>
    <w:rsid w:val="00C37642"/>
    <w:rsid w:val="00C37725"/>
    <w:rsid w:val="00C40E9E"/>
    <w:rsid w:val="00C41E5B"/>
    <w:rsid w:val="00C41EE1"/>
    <w:rsid w:val="00C42A82"/>
    <w:rsid w:val="00C42E4D"/>
    <w:rsid w:val="00C43053"/>
    <w:rsid w:val="00C443B2"/>
    <w:rsid w:val="00C4686B"/>
    <w:rsid w:val="00C50E3D"/>
    <w:rsid w:val="00C51BC6"/>
    <w:rsid w:val="00C524DD"/>
    <w:rsid w:val="00C52E6A"/>
    <w:rsid w:val="00C534BA"/>
    <w:rsid w:val="00C5351D"/>
    <w:rsid w:val="00C53FE4"/>
    <w:rsid w:val="00C54C25"/>
    <w:rsid w:val="00C54EEB"/>
    <w:rsid w:val="00C568F0"/>
    <w:rsid w:val="00C56989"/>
    <w:rsid w:val="00C60737"/>
    <w:rsid w:val="00C60A5F"/>
    <w:rsid w:val="00C61557"/>
    <w:rsid w:val="00C619E5"/>
    <w:rsid w:val="00C62378"/>
    <w:rsid w:val="00C631FE"/>
    <w:rsid w:val="00C632FF"/>
    <w:rsid w:val="00C63D0D"/>
    <w:rsid w:val="00C64204"/>
    <w:rsid w:val="00C64531"/>
    <w:rsid w:val="00C6470D"/>
    <w:rsid w:val="00C65394"/>
    <w:rsid w:val="00C65C47"/>
    <w:rsid w:val="00C66BBD"/>
    <w:rsid w:val="00C7034B"/>
    <w:rsid w:val="00C71D95"/>
    <w:rsid w:val="00C73823"/>
    <w:rsid w:val="00C73D86"/>
    <w:rsid w:val="00C75362"/>
    <w:rsid w:val="00C75697"/>
    <w:rsid w:val="00C76290"/>
    <w:rsid w:val="00C7695A"/>
    <w:rsid w:val="00C77B36"/>
    <w:rsid w:val="00C81266"/>
    <w:rsid w:val="00C82755"/>
    <w:rsid w:val="00C83CDB"/>
    <w:rsid w:val="00C84390"/>
    <w:rsid w:val="00C84D43"/>
    <w:rsid w:val="00C85038"/>
    <w:rsid w:val="00C852D1"/>
    <w:rsid w:val="00C85B0B"/>
    <w:rsid w:val="00C869DA"/>
    <w:rsid w:val="00C86B04"/>
    <w:rsid w:val="00C877AE"/>
    <w:rsid w:val="00C87AFC"/>
    <w:rsid w:val="00C90843"/>
    <w:rsid w:val="00C90966"/>
    <w:rsid w:val="00C90D17"/>
    <w:rsid w:val="00C912E7"/>
    <w:rsid w:val="00C91EFD"/>
    <w:rsid w:val="00C93320"/>
    <w:rsid w:val="00C9356D"/>
    <w:rsid w:val="00C93C73"/>
    <w:rsid w:val="00C93E86"/>
    <w:rsid w:val="00C95B0D"/>
    <w:rsid w:val="00C95B23"/>
    <w:rsid w:val="00C9646E"/>
    <w:rsid w:val="00C97F96"/>
    <w:rsid w:val="00CA0B23"/>
    <w:rsid w:val="00CA19D1"/>
    <w:rsid w:val="00CA1D10"/>
    <w:rsid w:val="00CA24ED"/>
    <w:rsid w:val="00CA33E2"/>
    <w:rsid w:val="00CA3D31"/>
    <w:rsid w:val="00CA3F06"/>
    <w:rsid w:val="00CA4B86"/>
    <w:rsid w:val="00CA4C82"/>
    <w:rsid w:val="00CA68EF"/>
    <w:rsid w:val="00CA714F"/>
    <w:rsid w:val="00CA71E2"/>
    <w:rsid w:val="00CB027C"/>
    <w:rsid w:val="00CB2052"/>
    <w:rsid w:val="00CB2248"/>
    <w:rsid w:val="00CB3406"/>
    <w:rsid w:val="00CB37C8"/>
    <w:rsid w:val="00CB3E62"/>
    <w:rsid w:val="00CB4377"/>
    <w:rsid w:val="00CB6443"/>
    <w:rsid w:val="00CB73B6"/>
    <w:rsid w:val="00CB7E5D"/>
    <w:rsid w:val="00CC183E"/>
    <w:rsid w:val="00CC25F4"/>
    <w:rsid w:val="00CC2869"/>
    <w:rsid w:val="00CC3906"/>
    <w:rsid w:val="00CC3BDE"/>
    <w:rsid w:val="00CC3DE6"/>
    <w:rsid w:val="00CC4601"/>
    <w:rsid w:val="00CC4A05"/>
    <w:rsid w:val="00CC5690"/>
    <w:rsid w:val="00CC577F"/>
    <w:rsid w:val="00CC62D6"/>
    <w:rsid w:val="00CC678F"/>
    <w:rsid w:val="00CC791A"/>
    <w:rsid w:val="00CD2056"/>
    <w:rsid w:val="00CD4412"/>
    <w:rsid w:val="00CD668E"/>
    <w:rsid w:val="00CD71BE"/>
    <w:rsid w:val="00CE0013"/>
    <w:rsid w:val="00CE01EE"/>
    <w:rsid w:val="00CE050B"/>
    <w:rsid w:val="00CE11D5"/>
    <w:rsid w:val="00CE15E0"/>
    <w:rsid w:val="00CE17CF"/>
    <w:rsid w:val="00CE41D2"/>
    <w:rsid w:val="00CE4BBC"/>
    <w:rsid w:val="00CE5292"/>
    <w:rsid w:val="00CE699E"/>
    <w:rsid w:val="00CE711D"/>
    <w:rsid w:val="00CE79A6"/>
    <w:rsid w:val="00CF0107"/>
    <w:rsid w:val="00CF0779"/>
    <w:rsid w:val="00CF1CBB"/>
    <w:rsid w:val="00CF1D12"/>
    <w:rsid w:val="00CF32C4"/>
    <w:rsid w:val="00CF35A9"/>
    <w:rsid w:val="00CF465E"/>
    <w:rsid w:val="00CF4D0A"/>
    <w:rsid w:val="00CF529F"/>
    <w:rsid w:val="00CF5D6C"/>
    <w:rsid w:val="00CF7EB0"/>
    <w:rsid w:val="00D009FF"/>
    <w:rsid w:val="00D010E1"/>
    <w:rsid w:val="00D019D4"/>
    <w:rsid w:val="00D021A1"/>
    <w:rsid w:val="00D036B2"/>
    <w:rsid w:val="00D03745"/>
    <w:rsid w:val="00D03985"/>
    <w:rsid w:val="00D03A29"/>
    <w:rsid w:val="00D040E8"/>
    <w:rsid w:val="00D055CC"/>
    <w:rsid w:val="00D05987"/>
    <w:rsid w:val="00D068ED"/>
    <w:rsid w:val="00D07CC7"/>
    <w:rsid w:val="00D101B2"/>
    <w:rsid w:val="00D104E1"/>
    <w:rsid w:val="00D10852"/>
    <w:rsid w:val="00D10ED0"/>
    <w:rsid w:val="00D11AA8"/>
    <w:rsid w:val="00D14108"/>
    <w:rsid w:val="00D14211"/>
    <w:rsid w:val="00D14284"/>
    <w:rsid w:val="00D15910"/>
    <w:rsid w:val="00D160DD"/>
    <w:rsid w:val="00D166D7"/>
    <w:rsid w:val="00D16A83"/>
    <w:rsid w:val="00D2106B"/>
    <w:rsid w:val="00D215E1"/>
    <w:rsid w:val="00D21618"/>
    <w:rsid w:val="00D21786"/>
    <w:rsid w:val="00D23346"/>
    <w:rsid w:val="00D2419E"/>
    <w:rsid w:val="00D24FA6"/>
    <w:rsid w:val="00D250FE"/>
    <w:rsid w:val="00D252CD"/>
    <w:rsid w:val="00D25AD9"/>
    <w:rsid w:val="00D25DC4"/>
    <w:rsid w:val="00D311A3"/>
    <w:rsid w:val="00D31F71"/>
    <w:rsid w:val="00D32A11"/>
    <w:rsid w:val="00D32BAC"/>
    <w:rsid w:val="00D338AD"/>
    <w:rsid w:val="00D34126"/>
    <w:rsid w:val="00D40B21"/>
    <w:rsid w:val="00D417BE"/>
    <w:rsid w:val="00D4181F"/>
    <w:rsid w:val="00D422C9"/>
    <w:rsid w:val="00D4351B"/>
    <w:rsid w:val="00D43990"/>
    <w:rsid w:val="00D43B04"/>
    <w:rsid w:val="00D43EBC"/>
    <w:rsid w:val="00D4409A"/>
    <w:rsid w:val="00D456A8"/>
    <w:rsid w:val="00D508BC"/>
    <w:rsid w:val="00D51060"/>
    <w:rsid w:val="00D51366"/>
    <w:rsid w:val="00D5160E"/>
    <w:rsid w:val="00D52426"/>
    <w:rsid w:val="00D5342F"/>
    <w:rsid w:val="00D5373B"/>
    <w:rsid w:val="00D53BD4"/>
    <w:rsid w:val="00D5436B"/>
    <w:rsid w:val="00D54489"/>
    <w:rsid w:val="00D54C33"/>
    <w:rsid w:val="00D5552C"/>
    <w:rsid w:val="00D560CC"/>
    <w:rsid w:val="00D56BE8"/>
    <w:rsid w:val="00D57335"/>
    <w:rsid w:val="00D60529"/>
    <w:rsid w:val="00D60E1A"/>
    <w:rsid w:val="00D63569"/>
    <w:rsid w:val="00D63D69"/>
    <w:rsid w:val="00D64075"/>
    <w:rsid w:val="00D645AC"/>
    <w:rsid w:val="00D6579C"/>
    <w:rsid w:val="00D6674E"/>
    <w:rsid w:val="00D67845"/>
    <w:rsid w:val="00D70277"/>
    <w:rsid w:val="00D70308"/>
    <w:rsid w:val="00D70B74"/>
    <w:rsid w:val="00D7109B"/>
    <w:rsid w:val="00D71BAD"/>
    <w:rsid w:val="00D723CB"/>
    <w:rsid w:val="00D73B6C"/>
    <w:rsid w:val="00D74EEC"/>
    <w:rsid w:val="00D77A91"/>
    <w:rsid w:val="00D80E84"/>
    <w:rsid w:val="00D825DA"/>
    <w:rsid w:val="00D8270B"/>
    <w:rsid w:val="00D837F8"/>
    <w:rsid w:val="00D83903"/>
    <w:rsid w:val="00D83E56"/>
    <w:rsid w:val="00D86E1E"/>
    <w:rsid w:val="00D90F3E"/>
    <w:rsid w:val="00D92392"/>
    <w:rsid w:val="00D9281F"/>
    <w:rsid w:val="00D93771"/>
    <w:rsid w:val="00D94839"/>
    <w:rsid w:val="00D950F4"/>
    <w:rsid w:val="00D951AD"/>
    <w:rsid w:val="00D96508"/>
    <w:rsid w:val="00D96A11"/>
    <w:rsid w:val="00D97C6C"/>
    <w:rsid w:val="00DA01C8"/>
    <w:rsid w:val="00DA0844"/>
    <w:rsid w:val="00DA1132"/>
    <w:rsid w:val="00DA1CC5"/>
    <w:rsid w:val="00DA2571"/>
    <w:rsid w:val="00DA2A05"/>
    <w:rsid w:val="00DA340C"/>
    <w:rsid w:val="00DA5BCA"/>
    <w:rsid w:val="00DA5FA0"/>
    <w:rsid w:val="00DA68AA"/>
    <w:rsid w:val="00DA6DBE"/>
    <w:rsid w:val="00DA78A4"/>
    <w:rsid w:val="00DA791F"/>
    <w:rsid w:val="00DA7957"/>
    <w:rsid w:val="00DA7DCA"/>
    <w:rsid w:val="00DA7E6C"/>
    <w:rsid w:val="00DB056B"/>
    <w:rsid w:val="00DB0BB7"/>
    <w:rsid w:val="00DB0D0F"/>
    <w:rsid w:val="00DB1531"/>
    <w:rsid w:val="00DB16C6"/>
    <w:rsid w:val="00DB1AD0"/>
    <w:rsid w:val="00DB206F"/>
    <w:rsid w:val="00DB2493"/>
    <w:rsid w:val="00DB2E13"/>
    <w:rsid w:val="00DB32A9"/>
    <w:rsid w:val="00DB3720"/>
    <w:rsid w:val="00DB52B0"/>
    <w:rsid w:val="00DB564B"/>
    <w:rsid w:val="00DB58CD"/>
    <w:rsid w:val="00DB59D2"/>
    <w:rsid w:val="00DB6A11"/>
    <w:rsid w:val="00DB6F57"/>
    <w:rsid w:val="00DB71B4"/>
    <w:rsid w:val="00DC0486"/>
    <w:rsid w:val="00DC0596"/>
    <w:rsid w:val="00DC09CD"/>
    <w:rsid w:val="00DC134F"/>
    <w:rsid w:val="00DC1481"/>
    <w:rsid w:val="00DC174D"/>
    <w:rsid w:val="00DC1CA2"/>
    <w:rsid w:val="00DC21EC"/>
    <w:rsid w:val="00DC2265"/>
    <w:rsid w:val="00DC2293"/>
    <w:rsid w:val="00DC36A0"/>
    <w:rsid w:val="00DC4014"/>
    <w:rsid w:val="00DC4120"/>
    <w:rsid w:val="00DC46CF"/>
    <w:rsid w:val="00DC5714"/>
    <w:rsid w:val="00DC5D88"/>
    <w:rsid w:val="00DC6782"/>
    <w:rsid w:val="00DC727B"/>
    <w:rsid w:val="00DC7418"/>
    <w:rsid w:val="00DC7791"/>
    <w:rsid w:val="00DC7A1B"/>
    <w:rsid w:val="00DC7BB0"/>
    <w:rsid w:val="00DD043C"/>
    <w:rsid w:val="00DD1990"/>
    <w:rsid w:val="00DD23A6"/>
    <w:rsid w:val="00DD2AF8"/>
    <w:rsid w:val="00DD4AC5"/>
    <w:rsid w:val="00DD4BE6"/>
    <w:rsid w:val="00DD4CDD"/>
    <w:rsid w:val="00DD7877"/>
    <w:rsid w:val="00DD7AEF"/>
    <w:rsid w:val="00DE0291"/>
    <w:rsid w:val="00DE1528"/>
    <w:rsid w:val="00DE170C"/>
    <w:rsid w:val="00DE258A"/>
    <w:rsid w:val="00DE2D9B"/>
    <w:rsid w:val="00DE4470"/>
    <w:rsid w:val="00DE4BA1"/>
    <w:rsid w:val="00DE5E9D"/>
    <w:rsid w:val="00DE717A"/>
    <w:rsid w:val="00DE733B"/>
    <w:rsid w:val="00DF023F"/>
    <w:rsid w:val="00DF11D8"/>
    <w:rsid w:val="00DF13F2"/>
    <w:rsid w:val="00DF1777"/>
    <w:rsid w:val="00DF191F"/>
    <w:rsid w:val="00DF21E7"/>
    <w:rsid w:val="00DF2717"/>
    <w:rsid w:val="00DF464A"/>
    <w:rsid w:val="00DF72BA"/>
    <w:rsid w:val="00DF77C1"/>
    <w:rsid w:val="00DF7A97"/>
    <w:rsid w:val="00E01023"/>
    <w:rsid w:val="00E0120E"/>
    <w:rsid w:val="00E02709"/>
    <w:rsid w:val="00E028EB"/>
    <w:rsid w:val="00E03129"/>
    <w:rsid w:val="00E05A35"/>
    <w:rsid w:val="00E05E20"/>
    <w:rsid w:val="00E0605F"/>
    <w:rsid w:val="00E061D7"/>
    <w:rsid w:val="00E109B3"/>
    <w:rsid w:val="00E110F5"/>
    <w:rsid w:val="00E11462"/>
    <w:rsid w:val="00E11EC0"/>
    <w:rsid w:val="00E120FA"/>
    <w:rsid w:val="00E1273A"/>
    <w:rsid w:val="00E12DEE"/>
    <w:rsid w:val="00E12EC6"/>
    <w:rsid w:val="00E13825"/>
    <w:rsid w:val="00E148CD"/>
    <w:rsid w:val="00E151E8"/>
    <w:rsid w:val="00E15C9C"/>
    <w:rsid w:val="00E16258"/>
    <w:rsid w:val="00E164A8"/>
    <w:rsid w:val="00E16EFF"/>
    <w:rsid w:val="00E20950"/>
    <w:rsid w:val="00E21AD0"/>
    <w:rsid w:val="00E22A25"/>
    <w:rsid w:val="00E23204"/>
    <w:rsid w:val="00E23B93"/>
    <w:rsid w:val="00E23FB8"/>
    <w:rsid w:val="00E245E9"/>
    <w:rsid w:val="00E2662C"/>
    <w:rsid w:val="00E2674C"/>
    <w:rsid w:val="00E269A9"/>
    <w:rsid w:val="00E2794F"/>
    <w:rsid w:val="00E30009"/>
    <w:rsid w:val="00E3099D"/>
    <w:rsid w:val="00E318F2"/>
    <w:rsid w:val="00E3197A"/>
    <w:rsid w:val="00E32417"/>
    <w:rsid w:val="00E3306D"/>
    <w:rsid w:val="00E3332A"/>
    <w:rsid w:val="00E34ABA"/>
    <w:rsid w:val="00E34BBC"/>
    <w:rsid w:val="00E34DE0"/>
    <w:rsid w:val="00E35E85"/>
    <w:rsid w:val="00E36053"/>
    <w:rsid w:val="00E37152"/>
    <w:rsid w:val="00E404D0"/>
    <w:rsid w:val="00E40AA9"/>
    <w:rsid w:val="00E40D8A"/>
    <w:rsid w:val="00E40F69"/>
    <w:rsid w:val="00E41288"/>
    <w:rsid w:val="00E42876"/>
    <w:rsid w:val="00E42AB3"/>
    <w:rsid w:val="00E43F0A"/>
    <w:rsid w:val="00E44A9A"/>
    <w:rsid w:val="00E454CE"/>
    <w:rsid w:val="00E46103"/>
    <w:rsid w:val="00E46DCA"/>
    <w:rsid w:val="00E504AD"/>
    <w:rsid w:val="00E50D17"/>
    <w:rsid w:val="00E517CF"/>
    <w:rsid w:val="00E51ED8"/>
    <w:rsid w:val="00E51FB6"/>
    <w:rsid w:val="00E5215E"/>
    <w:rsid w:val="00E52D71"/>
    <w:rsid w:val="00E53F5B"/>
    <w:rsid w:val="00E54041"/>
    <w:rsid w:val="00E54BEF"/>
    <w:rsid w:val="00E54C95"/>
    <w:rsid w:val="00E5527D"/>
    <w:rsid w:val="00E55EB2"/>
    <w:rsid w:val="00E56519"/>
    <w:rsid w:val="00E565B7"/>
    <w:rsid w:val="00E566CA"/>
    <w:rsid w:val="00E56A78"/>
    <w:rsid w:val="00E571FA"/>
    <w:rsid w:val="00E6171A"/>
    <w:rsid w:val="00E62268"/>
    <w:rsid w:val="00E62BD1"/>
    <w:rsid w:val="00E630C8"/>
    <w:rsid w:val="00E638C6"/>
    <w:rsid w:val="00E6444C"/>
    <w:rsid w:val="00E64F59"/>
    <w:rsid w:val="00E650F4"/>
    <w:rsid w:val="00E66EDC"/>
    <w:rsid w:val="00E679D5"/>
    <w:rsid w:val="00E67E73"/>
    <w:rsid w:val="00E67E87"/>
    <w:rsid w:val="00E703C9"/>
    <w:rsid w:val="00E703E9"/>
    <w:rsid w:val="00E70914"/>
    <w:rsid w:val="00E70B22"/>
    <w:rsid w:val="00E712E5"/>
    <w:rsid w:val="00E71414"/>
    <w:rsid w:val="00E7149F"/>
    <w:rsid w:val="00E71F7C"/>
    <w:rsid w:val="00E7274E"/>
    <w:rsid w:val="00E732EB"/>
    <w:rsid w:val="00E75394"/>
    <w:rsid w:val="00E76449"/>
    <w:rsid w:val="00E77125"/>
    <w:rsid w:val="00E80DE6"/>
    <w:rsid w:val="00E80EAC"/>
    <w:rsid w:val="00E81103"/>
    <w:rsid w:val="00E81EA9"/>
    <w:rsid w:val="00E829D0"/>
    <w:rsid w:val="00E8597D"/>
    <w:rsid w:val="00E85D60"/>
    <w:rsid w:val="00E87217"/>
    <w:rsid w:val="00E90468"/>
    <w:rsid w:val="00E90D76"/>
    <w:rsid w:val="00E910B4"/>
    <w:rsid w:val="00E91118"/>
    <w:rsid w:val="00E93607"/>
    <w:rsid w:val="00E93A85"/>
    <w:rsid w:val="00E965AC"/>
    <w:rsid w:val="00EA1302"/>
    <w:rsid w:val="00EA17EC"/>
    <w:rsid w:val="00EA1F74"/>
    <w:rsid w:val="00EA3C1A"/>
    <w:rsid w:val="00EA4DD3"/>
    <w:rsid w:val="00EA4F4E"/>
    <w:rsid w:val="00EA5AF1"/>
    <w:rsid w:val="00EA5AF8"/>
    <w:rsid w:val="00EA7AF4"/>
    <w:rsid w:val="00EB0CC1"/>
    <w:rsid w:val="00EB1302"/>
    <w:rsid w:val="00EB1B6E"/>
    <w:rsid w:val="00EB37E8"/>
    <w:rsid w:val="00EB3918"/>
    <w:rsid w:val="00EB5F8D"/>
    <w:rsid w:val="00EB713C"/>
    <w:rsid w:val="00EB73A8"/>
    <w:rsid w:val="00EB784E"/>
    <w:rsid w:val="00EC087F"/>
    <w:rsid w:val="00EC08F2"/>
    <w:rsid w:val="00EC0AD2"/>
    <w:rsid w:val="00EC0CCA"/>
    <w:rsid w:val="00EC2849"/>
    <w:rsid w:val="00EC3863"/>
    <w:rsid w:val="00EC3E84"/>
    <w:rsid w:val="00EC436C"/>
    <w:rsid w:val="00EC49C1"/>
    <w:rsid w:val="00EC4F27"/>
    <w:rsid w:val="00EC52E0"/>
    <w:rsid w:val="00EC6657"/>
    <w:rsid w:val="00ED25B7"/>
    <w:rsid w:val="00ED39B6"/>
    <w:rsid w:val="00ED409D"/>
    <w:rsid w:val="00ED41DC"/>
    <w:rsid w:val="00ED4FA0"/>
    <w:rsid w:val="00ED4FCD"/>
    <w:rsid w:val="00ED543B"/>
    <w:rsid w:val="00ED619D"/>
    <w:rsid w:val="00EE0493"/>
    <w:rsid w:val="00EE0B09"/>
    <w:rsid w:val="00EE1238"/>
    <w:rsid w:val="00EE180B"/>
    <w:rsid w:val="00EE1A56"/>
    <w:rsid w:val="00EE2093"/>
    <w:rsid w:val="00EE315F"/>
    <w:rsid w:val="00EE56FB"/>
    <w:rsid w:val="00EE57C1"/>
    <w:rsid w:val="00EE6950"/>
    <w:rsid w:val="00EE6994"/>
    <w:rsid w:val="00EE6E3A"/>
    <w:rsid w:val="00EE6E9A"/>
    <w:rsid w:val="00EE73BF"/>
    <w:rsid w:val="00EE78D8"/>
    <w:rsid w:val="00EF2B42"/>
    <w:rsid w:val="00EF4286"/>
    <w:rsid w:val="00EF5F5D"/>
    <w:rsid w:val="00EF6CCB"/>
    <w:rsid w:val="00EF7D43"/>
    <w:rsid w:val="00F00027"/>
    <w:rsid w:val="00F0007D"/>
    <w:rsid w:val="00F00D1C"/>
    <w:rsid w:val="00F00D6C"/>
    <w:rsid w:val="00F0223D"/>
    <w:rsid w:val="00F02686"/>
    <w:rsid w:val="00F02CCA"/>
    <w:rsid w:val="00F057FA"/>
    <w:rsid w:val="00F06762"/>
    <w:rsid w:val="00F10FFC"/>
    <w:rsid w:val="00F11546"/>
    <w:rsid w:val="00F1194D"/>
    <w:rsid w:val="00F12846"/>
    <w:rsid w:val="00F12ABF"/>
    <w:rsid w:val="00F12BF2"/>
    <w:rsid w:val="00F131E3"/>
    <w:rsid w:val="00F13FA9"/>
    <w:rsid w:val="00F14132"/>
    <w:rsid w:val="00F14A60"/>
    <w:rsid w:val="00F14EDD"/>
    <w:rsid w:val="00F1505A"/>
    <w:rsid w:val="00F15827"/>
    <w:rsid w:val="00F15DD7"/>
    <w:rsid w:val="00F16622"/>
    <w:rsid w:val="00F17302"/>
    <w:rsid w:val="00F17493"/>
    <w:rsid w:val="00F20576"/>
    <w:rsid w:val="00F20915"/>
    <w:rsid w:val="00F21047"/>
    <w:rsid w:val="00F22B11"/>
    <w:rsid w:val="00F22C25"/>
    <w:rsid w:val="00F23482"/>
    <w:rsid w:val="00F23B9B"/>
    <w:rsid w:val="00F2410D"/>
    <w:rsid w:val="00F2470E"/>
    <w:rsid w:val="00F27AF0"/>
    <w:rsid w:val="00F27AF5"/>
    <w:rsid w:val="00F30B21"/>
    <w:rsid w:val="00F31640"/>
    <w:rsid w:val="00F32967"/>
    <w:rsid w:val="00F32991"/>
    <w:rsid w:val="00F32B6D"/>
    <w:rsid w:val="00F33360"/>
    <w:rsid w:val="00F338E9"/>
    <w:rsid w:val="00F33C0E"/>
    <w:rsid w:val="00F34800"/>
    <w:rsid w:val="00F34CE0"/>
    <w:rsid w:val="00F3571D"/>
    <w:rsid w:val="00F3585F"/>
    <w:rsid w:val="00F37206"/>
    <w:rsid w:val="00F37CA6"/>
    <w:rsid w:val="00F40124"/>
    <w:rsid w:val="00F40312"/>
    <w:rsid w:val="00F40781"/>
    <w:rsid w:val="00F409EB"/>
    <w:rsid w:val="00F411EE"/>
    <w:rsid w:val="00F41503"/>
    <w:rsid w:val="00F42532"/>
    <w:rsid w:val="00F42B65"/>
    <w:rsid w:val="00F446ED"/>
    <w:rsid w:val="00F44F9F"/>
    <w:rsid w:val="00F45A39"/>
    <w:rsid w:val="00F46498"/>
    <w:rsid w:val="00F4649B"/>
    <w:rsid w:val="00F46B79"/>
    <w:rsid w:val="00F46EF5"/>
    <w:rsid w:val="00F5031B"/>
    <w:rsid w:val="00F5139E"/>
    <w:rsid w:val="00F51E7A"/>
    <w:rsid w:val="00F52069"/>
    <w:rsid w:val="00F52229"/>
    <w:rsid w:val="00F536D9"/>
    <w:rsid w:val="00F54293"/>
    <w:rsid w:val="00F5562C"/>
    <w:rsid w:val="00F56AF9"/>
    <w:rsid w:val="00F56B72"/>
    <w:rsid w:val="00F576A6"/>
    <w:rsid w:val="00F57D67"/>
    <w:rsid w:val="00F6005C"/>
    <w:rsid w:val="00F602D9"/>
    <w:rsid w:val="00F60667"/>
    <w:rsid w:val="00F60E6F"/>
    <w:rsid w:val="00F610B1"/>
    <w:rsid w:val="00F61D16"/>
    <w:rsid w:val="00F61E0E"/>
    <w:rsid w:val="00F62F4A"/>
    <w:rsid w:val="00F63F0D"/>
    <w:rsid w:val="00F64105"/>
    <w:rsid w:val="00F64757"/>
    <w:rsid w:val="00F65B12"/>
    <w:rsid w:val="00F65C4C"/>
    <w:rsid w:val="00F7060B"/>
    <w:rsid w:val="00F707C1"/>
    <w:rsid w:val="00F71BEB"/>
    <w:rsid w:val="00F71FBD"/>
    <w:rsid w:val="00F726B2"/>
    <w:rsid w:val="00F72DAC"/>
    <w:rsid w:val="00F749D2"/>
    <w:rsid w:val="00F755BD"/>
    <w:rsid w:val="00F75AD9"/>
    <w:rsid w:val="00F75C3B"/>
    <w:rsid w:val="00F76255"/>
    <w:rsid w:val="00F777E9"/>
    <w:rsid w:val="00F80A49"/>
    <w:rsid w:val="00F80A65"/>
    <w:rsid w:val="00F8112A"/>
    <w:rsid w:val="00F8112C"/>
    <w:rsid w:val="00F811BA"/>
    <w:rsid w:val="00F82707"/>
    <w:rsid w:val="00F828CC"/>
    <w:rsid w:val="00F83D1E"/>
    <w:rsid w:val="00F840AF"/>
    <w:rsid w:val="00F840D2"/>
    <w:rsid w:val="00F867D8"/>
    <w:rsid w:val="00F870D3"/>
    <w:rsid w:val="00F87462"/>
    <w:rsid w:val="00F906A3"/>
    <w:rsid w:val="00F90A66"/>
    <w:rsid w:val="00F93090"/>
    <w:rsid w:val="00F9401F"/>
    <w:rsid w:val="00F948BD"/>
    <w:rsid w:val="00F94F78"/>
    <w:rsid w:val="00F9514A"/>
    <w:rsid w:val="00F95823"/>
    <w:rsid w:val="00F95C79"/>
    <w:rsid w:val="00F96645"/>
    <w:rsid w:val="00F966B5"/>
    <w:rsid w:val="00F96EC6"/>
    <w:rsid w:val="00F9797C"/>
    <w:rsid w:val="00FA040E"/>
    <w:rsid w:val="00FA10FC"/>
    <w:rsid w:val="00FA1A66"/>
    <w:rsid w:val="00FA26B8"/>
    <w:rsid w:val="00FA2879"/>
    <w:rsid w:val="00FA29F9"/>
    <w:rsid w:val="00FA3239"/>
    <w:rsid w:val="00FA3BB8"/>
    <w:rsid w:val="00FA4BA5"/>
    <w:rsid w:val="00FA6431"/>
    <w:rsid w:val="00FA68C2"/>
    <w:rsid w:val="00FA6A39"/>
    <w:rsid w:val="00FA6CF0"/>
    <w:rsid w:val="00FA713E"/>
    <w:rsid w:val="00FA7918"/>
    <w:rsid w:val="00FB08A4"/>
    <w:rsid w:val="00FB1572"/>
    <w:rsid w:val="00FB1C7B"/>
    <w:rsid w:val="00FB1DA3"/>
    <w:rsid w:val="00FB22BF"/>
    <w:rsid w:val="00FB3613"/>
    <w:rsid w:val="00FB3817"/>
    <w:rsid w:val="00FB3E7A"/>
    <w:rsid w:val="00FB4F4A"/>
    <w:rsid w:val="00FB4F51"/>
    <w:rsid w:val="00FB5507"/>
    <w:rsid w:val="00FB5AB6"/>
    <w:rsid w:val="00FB625D"/>
    <w:rsid w:val="00FB66BC"/>
    <w:rsid w:val="00FB7363"/>
    <w:rsid w:val="00FB79A8"/>
    <w:rsid w:val="00FB7B54"/>
    <w:rsid w:val="00FB7E74"/>
    <w:rsid w:val="00FC018C"/>
    <w:rsid w:val="00FC0399"/>
    <w:rsid w:val="00FC19FF"/>
    <w:rsid w:val="00FC1B30"/>
    <w:rsid w:val="00FC1D33"/>
    <w:rsid w:val="00FC2065"/>
    <w:rsid w:val="00FC4B19"/>
    <w:rsid w:val="00FC4E3C"/>
    <w:rsid w:val="00FC4EE4"/>
    <w:rsid w:val="00FC5ABE"/>
    <w:rsid w:val="00FC5ED4"/>
    <w:rsid w:val="00FC5FC0"/>
    <w:rsid w:val="00FC60DD"/>
    <w:rsid w:val="00FC62EA"/>
    <w:rsid w:val="00FC6E06"/>
    <w:rsid w:val="00FC70AC"/>
    <w:rsid w:val="00FC71D0"/>
    <w:rsid w:val="00FC7E64"/>
    <w:rsid w:val="00FD06BD"/>
    <w:rsid w:val="00FD08E5"/>
    <w:rsid w:val="00FD21B7"/>
    <w:rsid w:val="00FD3E78"/>
    <w:rsid w:val="00FD439D"/>
    <w:rsid w:val="00FD4809"/>
    <w:rsid w:val="00FD5312"/>
    <w:rsid w:val="00FD5D33"/>
    <w:rsid w:val="00FD65FF"/>
    <w:rsid w:val="00FE0DF0"/>
    <w:rsid w:val="00FE0F3F"/>
    <w:rsid w:val="00FE3CC0"/>
    <w:rsid w:val="00FE3EEE"/>
    <w:rsid w:val="00FE3F1B"/>
    <w:rsid w:val="00FE4989"/>
    <w:rsid w:val="00FE4CF8"/>
    <w:rsid w:val="00FE555A"/>
    <w:rsid w:val="00FE5843"/>
    <w:rsid w:val="00FE66AF"/>
    <w:rsid w:val="00FE69CE"/>
    <w:rsid w:val="00FE7727"/>
    <w:rsid w:val="00FF1405"/>
    <w:rsid w:val="00FF3FE9"/>
    <w:rsid w:val="00FF4F62"/>
    <w:rsid w:val="00FF5126"/>
    <w:rsid w:val="00FF7A82"/>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883A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2573C3"/>
    <w:rPr>
      <w:rFonts w:eastAsiaTheme="minorEastAsia"/>
      <w:lang w:bidi="en-US"/>
    </w:rPr>
  </w:style>
  <w:style w:type="paragraph" w:styleId="Heading1">
    <w:name w:val="heading 1"/>
    <w:basedOn w:val="Normal"/>
    <w:next w:val="ppBodyText"/>
    <w:link w:val="Heading1Char"/>
    <w:qFormat/>
    <w:rsid w:val="002573C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2573C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2573C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2573C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character" w:customStyle="1" w:styleId="Heading1Char">
    <w:name w:val="Heading 1 Char"/>
    <w:basedOn w:val="DefaultParagraphFont"/>
    <w:link w:val="Heading1"/>
    <w:rsid w:val="002573C3"/>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2573C3"/>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2573C3"/>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rsid w:val="002573C3"/>
    <w:rPr>
      <w:rFonts w:asciiTheme="majorHAnsi" w:eastAsiaTheme="majorEastAsia" w:hAnsiTheme="majorHAnsi" w:cstheme="majorBidi"/>
      <w:b/>
      <w:bCs/>
      <w:i/>
      <w:iCs/>
      <w:color w:val="4F81BD" w:themeColor="accent1"/>
      <w:lang w:bidi="en-US"/>
    </w:rPr>
  </w:style>
  <w:style w:type="paragraph" w:customStyle="1" w:styleId="ppBodyText">
    <w:name w:val="pp Body Text"/>
    <w:link w:val="ppBodyTextChar"/>
    <w:qFormat/>
    <w:rsid w:val="002573C3"/>
    <w:pPr>
      <w:numPr>
        <w:ilvl w:val="1"/>
        <w:numId w:val="11"/>
      </w:numPr>
      <w:spacing w:after="120"/>
    </w:pPr>
    <w:rPr>
      <w:rFonts w:eastAsiaTheme="minorEastAsia"/>
      <w:lang w:bidi="en-US"/>
    </w:rPr>
  </w:style>
  <w:style w:type="paragraph" w:customStyle="1" w:styleId="ppBodyTextIndent">
    <w:name w:val="pp Body Text Indent"/>
    <w:basedOn w:val="ppBodyText"/>
    <w:rsid w:val="002573C3"/>
    <w:pPr>
      <w:numPr>
        <w:ilvl w:val="2"/>
      </w:numPr>
    </w:pPr>
  </w:style>
  <w:style w:type="paragraph" w:customStyle="1" w:styleId="ppBodyTextIndent2">
    <w:name w:val="pp Body Text Indent 2"/>
    <w:basedOn w:val="ppBodyTextIndent"/>
    <w:rsid w:val="002573C3"/>
    <w:pPr>
      <w:numPr>
        <w:ilvl w:val="3"/>
      </w:numPr>
    </w:pPr>
  </w:style>
  <w:style w:type="paragraph" w:customStyle="1" w:styleId="ppBulletList">
    <w:name w:val="pp Bullet List"/>
    <w:basedOn w:val="ppNumberList"/>
    <w:link w:val="ppBulletListChar"/>
    <w:qFormat/>
    <w:rsid w:val="002573C3"/>
    <w:pPr>
      <w:numPr>
        <w:numId w:val="2"/>
      </w:numPr>
      <w:tabs>
        <w:tab w:val="clear" w:pos="1440"/>
      </w:tabs>
    </w:pPr>
  </w:style>
  <w:style w:type="paragraph" w:customStyle="1" w:styleId="ppBulletListIndent">
    <w:name w:val="pp Bullet List Indent"/>
    <w:basedOn w:val="ppBulletList"/>
    <w:rsid w:val="002573C3"/>
    <w:pPr>
      <w:numPr>
        <w:ilvl w:val="2"/>
      </w:numPr>
      <w:ind w:left="1434" w:hanging="357"/>
    </w:pPr>
  </w:style>
  <w:style w:type="paragraph" w:customStyle="1" w:styleId="ppBulletListTable">
    <w:name w:val="pp Bullet List Table"/>
    <w:basedOn w:val="Normal"/>
    <w:uiPriority w:val="11"/>
    <w:rsid w:val="002573C3"/>
    <w:pPr>
      <w:numPr>
        <w:numId w:val="1"/>
      </w:numPr>
      <w:tabs>
        <w:tab w:val="left" w:pos="403"/>
      </w:tabs>
      <w:spacing w:before="100"/>
    </w:pPr>
    <w:rPr>
      <w:sz w:val="18"/>
    </w:rPr>
  </w:style>
  <w:style w:type="paragraph" w:customStyle="1" w:styleId="ppChapterNumber">
    <w:name w:val="pp Chapter Number"/>
    <w:next w:val="Normal"/>
    <w:uiPriority w:val="14"/>
    <w:rsid w:val="002573C3"/>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2573C3"/>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2573C3"/>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2573C3"/>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link w:val="ppCodeChar"/>
    <w:qFormat/>
    <w:rsid w:val="002573C3"/>
    <w:pPr>
      <w:numPr>
        <w:ilvl w:val="1"/>
        <w:numId w:val="3"/>
      </w:numPr>
      <w:pBdr>
        <w:top w:val="single" w:sz="2" w:space="1" w:color="FFFFFF"/>
        <w:bottom w:val="single" w:sz="2" w:space="1" w:color="D5D5D3"/>
      </w:pBdr>
      <w:shd w:val="clear" w:color="auto" w:fill="F7F7FF"/>
      <w:autoSpaceDE w:val="0"/>
      <w:autoSpaceDN w:val="0"/>
      <w:adjustRightInd w:val="0"/>
      <w:spacing w:after="120" w:line="260" w:lineRule="atLeast"/>
      <w:contextualSpacing/>
    </w:pPr>
    <w:rPr>
      <w:rFonts w:ascii="Consolas" w:eastAsia="Times New Roman" w:hAnsi="Consolas"/>
      <w:sz w:val="20"/>
      <w:lang w:bidi="en-US"/>
    </w:rPr>
  </w:style>
  <w:style w:type="paragraph" w:customStyle="1" w:styleId="ppCodeIndent">
    <w:name w:val="pp Code Indent"/>
    <w:basedOn w:val="ppCode"/>
    <w:rsid w:val="002573C3"/>
    <w:pPr>
      <w:numPr>
        <w:ilvl w:val="2"/>
      </w:numPr>
    </w:pPr>
  </w:style>
  <w:style w:type="paragraph" w:customStyle="1" w:styleId="ppCodeIndent2">
    <w:name w:val="pp Code Indent 2"/>
    <w:basedOn w:val="ppCodeIndent"/>
    <w:rsid w:val="002573C3"/>
    <w:pPr>
      <w:numPr>
        <w:ilvl w:val="3"/>
      </w:numPr>
      <w:ind w:left="1440"/>
    </w:pPr>
  </w:style>
  <w:style w:type="paragraph" w:customStyle="1" w:styleId="ppCodeLanguage">
    <w:name w:val="pp Code Language"/>
    <w:basedOn w:val="Normal"/>
    <w:next w:val="ppCode"/>
    <w:qFormat/>
    <w:rsid w:val="00E67E73"/>
    <w:pPr>
      <w:numPr>
        <w:ilvl w:val="2"/>
        <w:numId w:val="4"/>
      </w:numPr>
      <w:pBdr>
        <w:bottom w:val="single" w:sz="2" w:space="1" w:color="C8CDDE"/>
      </w:pBdr>
      <w:shd w:val="clear" w:color="auto" w:fill="EFEFF7"/>
      <w:spacing w:after="0"/>
      <w:ind w:left="720"/>
    </w:pPr>
    <w:rPr>
      <w:b/>
      <w:color w:val="000066"/>
    </w:rPr>
  </w:style>
  <w:style w:type="paragraph" w:customStyle="1" w:styleId="ppCodeLanguageIndent">
    <w:name w:val="pp Code Language Indent"/>
    <w:basedOn w:val="ppCodeLanguage"/>
    <w:next w:val="ppCodeIndent"/>
    <w:rsid w:val="002573C3"/>
  </w:style>
  <w:style w:type="paragraph" w:customStyle="1" w:styleId="ppCodeLanguageIndent2">
    <w:name w:val="pp Code Language Indent 2"/>
    <w:basedOn w:val="ppCodeLanguageIndent"/>
    <w:next w:val="ppCodeIndent2"/>
    <w:rsid w:val="002573C3"/>
    <w:pPr>
      <w:numPr>
        <w:ilvl w:val="3"/>
      </w:numPr>
      <w:ind w:left="1440"/>
    </w:pPr>
  </w:style>
  <w:style w:type="paragraph" w:customStyle="1" w:styleId="ppCodeLanguageTable">
    <w:name w:val="pp Code Language Table"/>
    <w:basedOn w:val="ppCodeLanguage"/>
    <w:next w:val="Normal"/>
    <w:rsid w:val="002573C3"/>
    <w:pPr>
      <w:numPr>
        <w:ilvl w:val="0"/>
        <w:numId w:val="0"/>
      </w:numPr>
    </w:pPr>
  </w:style>
  <w:style w:type="paragraph" w:customStyle="1" w:styleId="ppCodeTable">
    <w:name w:val="pp Code Table"/>
    <w:basedOn w:val="ppCode"/>
    <w:rsid w:val="002573C3"/>
    <w:pPr>
      <w:numPr>
        <w:ilvl w:val="0"/>
        <w:numId w:val="0"/>
      </w:numPr>
    </w:pPr>
  </w:style>
  <w:style w:type="paragraph" w:customStyle="1" w:styleId="ppFigure">
    <w:name w:val="pp Figure"/>
    <w:basedOn w:val="Normal"/>
    <w:next w:val="Normal"/>
    <w:qFormat/>
    <w:rsid w:val="002573C3"/>
    <w:pPr>
      <w:numPr>
        <w:ilvl w:val="1"/>
        <w:numId w:val="6"/>
      </w:numPr>
      <w:spacing w:after="0"/>
      <w:ind w:left="0"/>
    </w:pPr>
  </w:style>
  <w:style w:type="paragraph" w:customStyle="1" w:styleId="ppFigureCaption">
    <w:name w:val="pp Figure Caption"/>
    <w:basedOn w:val="Normal"/>
    <w:next w:val="ppBodyText"/>
    <w:qFormat/>
    <w:rsid w:val="002573C3"/>
    <w:pPr>
      <w:numPr>
        <w:ilvl w:val="1"/>
        <w:numId w:val="5"/>
      </w:numPr>
      <w:ind w:left="0"/>
    </w:pPr>
    <w:rPr>
      <w:i/>
    </w:rPr>
  </w:style>
  <w:style w:type="paragraph" w:customStyle="1" w:styleId="ppFigureCaptionIndent">
    <w:name w:val="pp Figure Caption Indent"/>
    <w:basedOn w:val="ppFigureCaption"/>
    <w:next w:val="ppBodyTextIndent"/>
    <w:rsid w:val="002573C3"/>
    <w:pPr>
      <w:numPr>
        <w:ilvl w:val="2"/>
      </w:numPr>
      <w:ind w:left="720"/>
    </w:pPr>
  </w:style>
  <w:style w:type="paragraph" w:customStyle="1" w:styleId="ppFigureCaptionIndent2">
    <w:name w:val="pp Figure Caption Indent 2"/>
    <w:basedOn w:val="ppFigureCaptionIndent"/>
    <w:next w:val="ppBodyTextIndent2"/>
    <w:rsid w:val="002573C3"/>
    <w:pPr>
      <w:numPr>
        <w:ilvl w:val="3"/>
      </w:numPr>
      <w:ind w:left="1440"/>
    </w:pPr>
  </w:style>
  <w:style w:type="paragraph" w:customStyle="1" w:styleId="ppFigureIndent">
    <w:name w:val="pp Figure Indent"/>
    <w:basedOn w:val="ppFigure"/>
    <w:next w:val="Normal"/>
    <w:rsid w:val="002573C3"/>
    <w:pPr>
      <w:numPr>
        <w:ilvl w:val="2"/>
      </w:numPr>
      <w:ind w:left="720"/>
    </w:pPr>
  </w:style>
  <w:style w:type="paragraph" w:customStyle="1" w:styleId="ppFigureIndent2">
    <w:name w:val="pp Figure Indent 2"/>
    <w:basedOn w:val="ppFigureIndent"/>
    <w:next w:val="Normal"/>
    <w:rsid w:val="002573C3"/>
    <w:pPr>
      <w:numPr>
        <w:ilvl w:val="3"/>
      </w:numPr>
      <w:ind w:left="1440"/>
    </w:pPr>
  </w:style>
  <w:style w:type="paragraph" w:customStyle="1" w:styleId="ppFigureNumber">
    <w:name w:val="pp Figure Number"/>
    <w:basedOn w:val="Normal"/>
    <w:next w:val="ppFigureCaption"/>
    <w:rsid w:val="002573C3"/>
    <w:pPr>
      <w:numPr>
        <w:ilvl w:val="1"/>
        <w:numId w:val="7"/>
      </w:numPr>
      <w:spacing w:after="0"/>
      <w:ind w:left="0"/>
    </w:pPr>
    <w:rPr>
      <w:b/>
    </w:rPr>
  </w:style>
  <w:style w:type="paragraph" w:customStyle="1" w:styleId="ppFigureNumberIndent">
    <w:name w:val="pp Figure Number Indent"/>
    <w:basedOn w:val="ppFigureNumber"/>
    <w:next w:val="ppFigureCaptionIndent"/>
    <w:rsid w:val="002573C3"/>
    <w:pPr>
      <w:numPr>
        <w:ilvl w:val="2"/>
      </w:numPr>
      <w:ind w:left="720"/>
    </w:pPr>
  </w:style>
  <w:style w:type="paragraph" w:customStyle="1" w:styleId="ppFigureNumberIndent2">
    <w:name w:val="pp Figure Number Indent 2"/>
    <w:basedOn w:val="ppFigureNumberIndent"/>
    <w:next w:val="ppFigureCaptionIndent2"/>
    <w:rsid w:val="002573C3"/>
    <w:pPr>
      <w:numPr>
        <w:ilvl w:val="3"/>
      </w:numPr>
      <w:ind w:left="1440"/>
    </w:pPr>
  </w:style>
  <w:style w:type="paragraph" w:customStyle="1" w:styleId="ppListBodyText">
    <w:name w:val="pp List Body Text"/>
    <w:basedOn w:val="Normal"/>
    <w:rsid w:val="002573C3"/>
  </w:style>
  <w:style w:type="paragraph" w:customStyle="1" w:styleId="ppNumberList">
    <w:name w:val="pp Number List"/>
    <w:basedOn w:val="Normal"/>
    <w:rsid w:val="002573C3"/>
    <w:pPr>
      <w:numPr>
        <w:ilvl w:val="1"/>
        <w:numId w:val="9"/>
      </w:numPr>
      <w:tabs>
        <w:tab w:val="clear" w:pos="720"/>
        <w:tab w:val="num" w:pos="1037"/>
        <w:tab w:val="left" w:pos="1440"/>
      </w:tabs>
      <w:ind w:left="754" w:hanging="357"/>
    </w:pPr>
  </w:style>
  <w:style w:type="paragraph" w:customStyle="1" w:styleId="ppListEnd">
    <w:name w:val="pp List End"/>
    <w:basedOn w:val="ppNumberList"/>
    <w:next w:val="ppBodyText"/>
    <w:rsid w:val="002573C3"/>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Normal"/>
    <w:qFormat/>
    <w:rsid w:val="002573C3"/>
    <w:pPr>
      <w:numPr>
        <w:ilvl w:val="1"/>
        <w:numId w:val="8"/>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Bullet">
    <w:name w:val="pp Note Bullet"/>
    <w:basedOn w:val="ppNote"/>
    <w:rsid w:val="002573C3"/>
    <w:pPr>
      <w:numPr>
        <w:ilvl w:val="0"/>
        <w:numId w:val="0"/>
      </w:numPr>
    </w:pPr>
  </w:style>
  <w:style w:type="paragraph" w:customStyle="1" w:styleId="ppNoteIndent">
    <w:name w:val="pp Note Indent"/>
    <w:basedOn w:val="ppNote"/>
    <w:rsid w:val="002573C3"/>
    <w:pPr>
      <w:numPr>
        <w:ilvl w:val="2"/>
      </w:numPr>
    </w:pPr>
  </w:style>
  <w:style w:type="paragraph" w:customStyle="1" w:styleId="ppNoteIndent2">
    <w:name w:val="pp Note Indent 2"/>
    <w:basedOn w:val="ppNoteIndent"/>
    <w:rsid w:val="002573C3"/>
    <w:pPr>
      <w:numPr>
        <w:ilvl w:val="3"/>
      </w:numPr>
      <w:ind w:left="1584"/>
    </w:pPr>
  </w:style>
  <w:style w:type="paragraph" w:customStyle="1" w:styleId="ppNumberListIndent">
    <w:name w:val="pp Number List Indent"/>
    <w:basedOn w:val="ppNumberList"/>
    <w:rsid w:val="002573C3"/>
    <w:pPr>
      <w:numPr>
        <w:ilvl w:val="2"/>
      </w:numPr>
      <w:tabs>
        <w:tab w:val="clear" w:pos="1440"/>
        <w:tab w:val="left" w:pos="2160"/>
      </w:tabs>
      <w:ind w:left="1434" w:hanging="357"/>
    </w:pPr>
  </w:style>
  <w:style w:type="paragraph" w:customStyle="1" w:styleId="ppNumberListTable">
    <w:name w:val="pp Number List Table"/>
    <w:basedOn w:val="ppNumberList"/>
    <w:rsid w:val="002573C3"/>
    <w:pPr>
      <w:numPr>
        <w:ilvl w:val="0"/>
        <w:numId w:val="0"/>
      </w:numPr>
      <w:tabs>
        <w:tab w:val="left" w:pos="403"/>
      </w:tabs>
    </w:pPr>
    <w:rPr>
      <w:sz w:val="18"/>
    </w:rPr>
  </w:style>
  <w:style w:type="paragraph" w:customStyle="1" w:styleId="ppProcedureStart">
    <w:name w:val="pp Procedure Start"/>
    <w:basedOn w:val="Normal"/>
    <w:next w:val="ppNumberList"/>
    <w:rsid w:val="002573C3"/>
    <w:pPr>
      <w:spacing w:before="80" w:after="80"/>
    </w:pPr>
    <w:rPr>
      <w:rFonts w:cs="Arial"/>
      <w:b/>
      <w:szCs w:val="20"/>
    </w:rPr>
  </w:style>
  <w:style w:type="paragraph" w:customStyle="1" w:styleId="ppSection">
    <w:name w:val="pp Section"/>
    <w:basedOn w:val="Heading1"/>
    <w:next w:val="Normal"/>
    <w:rsid w:val="002573C3"/>
    <w:rPr>
      <w:color w:val="333399"/>
    </w:rPr>
  </w:style>
  <w:style w:type="paragraph" w:customStyle="1" w:styleId="ppShowMe">
    <w:name w:val="pp Show Me"/>
    <w:basedOn w:val="Normal"/>
    <w:next w:val="ppBodyText"/>
    <w:rsid w:val="002573C3"/>
    <w:rPr>
      <w:rFonts w:ascii="Britannic Bold" w:hAnsi="Britannic Bold"/>
      <w:color w:val="000080"/>
      <w:szCs w:val="20"/>
    </w:rPr>
  </w:style>
  <w:style w:type="table" w:customStyle="1" w:styleId="ppTableGrid">
    <w:name w:val="pp Table Grid"/>
    <w:basedOn w:val="ppTableList"/>
    <w:rsid w:val="002573C3"/>
    <w:tblPr>
      <w:tblStyleRowBandSize w:val="1"/>
      <w:tblStyleColBandSize w:val="1"/>
      <w:tblInd w:w="864" w:type="dxa"/>
      <w:tblBorders>
        <w:left w:val="single" w:sz="12" w:space="0" w:color="999999"/>
        <w:right w:val="single" w:sz="12" w:space="0" w:color="999999"/>
        <w:insideV w:val="single" w:sz="12" w:space="0" w:color="999999"/>
      </w:tblBorders>
      <w:tblCellMar>
        <w:top w:w="0" w:type="dxa"/>
        <w:left w:w="108" w:type="dxa"/>
        <w:bottom w:w="0" w:type="dxa"/>
        <w:right w:w="108" w:type="dxa"/>
      </w:tblCellMar>
    </w:tblPr>
    <w:trPr>
      <w:hidden/>
    </w:trPr>
    <w:tblStylePr w:type="firstRow">
      <w:rPr>
        <w:rFonts w:ascii="Arial" w:hAnsi="Arial"/>
        <w:b/>
        <w:sz w:val="20"/>
      </w:rPr>
      <w:tblPr/>
      <w:trPr>
        <w:hidden/>
      </w:tr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2573C3"/>
    <w:tblPr>
      <w:tblStyleRowBandSize w:val="1"/>
      <w:tblStyleColBandSize w:val="1"/>
      <w:tblInd w:w="1584" w:type="dxa"/>
      <w:tblBorders>
        <w:left w:val="single" w:sz="12" w:space="0" w:color="999999"/>
        <w:right w:val="single" w:sz="12" w:space="0" w:color="999999"/>
        <w:insideV w:val="single" w:sz="12" w:space="0" w:color="999999"/>
      </w:tblBorders>
      <w:tblCellMar>
        <w:top w:w="0" w:type="dxa"/>
        <w:left w:w="108" w:type="dxa"/>
        <w:bottom w:w="0" w:type="dxa"/>
        <w:right w:w="108" w:type="dxa"/>
      </w:tblCellMar>
    </w:tblPr>
    <w:trPr>
      <w:hidden/>
    </w:trPr>
    <w:tblStylePr w:type="firstRow">
      <w:rPr>
        <w:rFonts w:ascii="Arial" w:hAnsi="Arial"/>
        <w:b/>
        <w:sz w:val="20"/>
      </w:rPr>
      <w:tblPr/>
      <w:trPr>
        <w:hidden/>
      </w:tr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2573C3"/>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2573C3"/>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2573C3"/>
  </w:style>
  <w:style w:type="table" w:styleId="TableGrid">
    <w:name w:val="Table Grid"/>
    <w:basedOn w:val="TableNormal"/>
    <w:rsid w:val="002573C3"/>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hidden/>
    </w:trPr>
  </w:style>
  <w:style w:type="paragraph" w:styleId="FootnoteText">
    <w:name w:val="footnote text"/>
    <w:basedOn w:val="Normal"/>
    <w:link w:val="FootnoteTextChar"/>
    <w:uiPriority w:val="99"/>
    <w:unhideWhenUsed/>
    <w:rsid w:val="002573C3"/>
    <w:rPr>
      <w:szCs w:val="20"/>
    </w:rPr>
  </w:style>
  <w:style w:type="character" w:customStyle="1" w:styleId="FootnoteTextChar">
    <w:name w:val="Footnote Text Char"/>
    <w:basedOn w:val="DefaultParagraphFont"/>
    <w:link w:val="FootnoteText"/>
    <w:uiPriority w:val="99"/>
    <w:rsid w:val="002573C3"/>
    <w:rPr>
      <w:rFonts w:eastAsiaTheme="minorEastAsia"/>
      <w:szCs w:val="20"/>
      <w:lang w:bidi="en-US"/>
    </w:rPr>
  </w:style>
  <w:style w:type="paragraph" w:styleId="Header">
    <w:name w:val="header"/>
    <w:basedOn w:val="Normal"/>
    <w:link w:val="HeaderChar"/>
    <w:uiPriority w:val="99"/>
    <w:unhideWhenUsed/>
    <w:rsid w:val="002573C3"/>
    <w:pPr>
      <w:tabs>
        <w:tab w:val="center" w:pos="4680"/>
        <w:tab w:val="right" w:pos="9360"/>
      </w:tabs>
    </w:pPr>
  </w:style>
  <w:style w:type="character" w:customStyle="1" w:styleId="HeaderChar">
    <w:name w:val="Header Char"/>
    <w:basedOn w:val="DefaultParagraphFont"/>
    <w:link w:val="Header"/>
    <w:uiPriority w:val="99"/>
    <w:rsid w:val="002573C3"/>
    <w:rPr>
      <w:rFonts w:eastAsiaTheme="minorEastAsia"/>
      <w:lang w:bidi="en-US"/>
    </w:rPr>
  </w:style>
  <w:style w:type="paragraph" w:styleId="Footer">
    <w:name w:val="footer"/>
    <w:basedOn w:val="Normal"/>
    <w:link w:val="FooterChar"/>
    <w:uiPriority w:val="99"/>
    <w:unhideWhenUsed/>
    <w:rsid w:val="002573C3"/>
    <w:pPr>
      <w:tabs>
        <w:tab w:val="center" w:pos="4680"/>
        <w:tab w:val="right" w:pos="9360"/>
      </w:tabs>
    </w:pPr>
  </w:style>
  <w:style w:type="character" w:customStyle="1" w:styleId="FooterChar">
    <w:name w:val="Footer Char"/>
    <w:basedOn w:val="DefaultParagraphFont"/>
    <w:link w:val="Footer"/>
    <w:uiPriority w:val="99"/>
    <w:rsid w:val="002573C3"/>
    <w:rPr>
      <w:rFonts w:eastAsiaTheme="minorEastAsia"/>
      <w:lang w:bidi="en-US"/>
    </w:rPr>
  </w:style>
  <w:style w:type="character" w:customStyle="1" w:styleId="ppBulletListChar">
    <w:name w:val="pp Bullet List Char"/>
    <w:basedOn w:val="DefaultParagraphFont"/>
    <w:link w:val="ppBulletList"/>
    <w:rsid w:val="002573C3"/>
    <w:rPr>
      <w:rFonts w:eastAsiaTheme="minorEastAsia"/>
      <w:lang w:bidi="en-US"/>
    </w:rPr>
  </w:style>
  <w:style w:type="paragraph" w:styleId="Title">
    <w:name w:val="Title"/>
    <w:basedOn w:val="Normal"/>
    <w:next w:val="Normal"/>
    <w:link w:val="TitleChar"/>
    <w:uiPriority w:val="10"/>
    <w:qFormat/>
    <w:rsid w:val="002573C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573C3"/>
    <w:rPr>
      <w:rFonts w:asciiTheme="majorHAnsi" w:eastAsiaTheme="majorEastAsia" w:hAnsiTheme="majorHAnsi" w:cstheme="majorBidi"/>
      <w:color w:val="17365D" w:themeColor="text2" w:themeShade="BF"/>
      <w:spacing w:val="5"/>
      <w:kern w:val="28"/>
      <w:sz w:val="52"/>
      <w:szCs w:val="52"/>
      <w:lang w:bidi="en-US"/>
    </w:rPr>
  </w:style>
  <w:style w:type="character" w:styleId="PlaceholderText">
    <w:name w:val="Placeholder Text"/>
    <w:basedOn w:val="DefaultParagraphFont"/>
    <w:uiPriority w:val="99"/>
    <w:semiHidden/>
    <w:rsid w:val="002573C3"/>
    <w:rPr>
      <w:color w:val="808080"/>
    </w:rPr>
  </w:style>
  <w:style w:type="paragraph" w:styleId="BalloonText">
    <w:name w:val="Balloon Text"/>
    <w:basedOn w:val="Normal"/>
    <w:link w:val="BalloonTextChar"/>
    <w:uiPriority w:val="99"/>
    <w:semiHidden/>
    <w:unhideWhenUsed/>
    <w:rsid w:val="002573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73C3"/>
    <w:rPr>
      <w:rFonts w:ascii="Tahoma" w:eastAsiaTheme="minorEastAsia" w:hAnsi="Tahoma" w:cs="Tahoma"/>
      <w:sz w:val="16"/>
      <w:szCs w:val="16"/>
      <w:lang w:bidi="en-US"/>
    </w:rPr>
  </w:style>
  <w:style w:type="paragraph" w:styleId="Caption">
    <w:name w:val="caption"/>
    <w:basedOn w:val="Normal"/>
    <w:next w:val="Normal"/>
    <w:uiPriority w:val="35"/>
    <w:unhideWhenUsed/>
    <w:qFormat/>
    <w:rsid w:val="002573C3"/>
    <w:pPr>
      <w:spacing w:line="240" w:lineRule="auto"/>
    </w:pPr>
    <w:rPr>
      <w:b/>
      <w:bCs/>
      <w:color w:val="4F81BD" w:themeColor="accent1"/>
      <w:sz w:val="18"/>
      <w:szCs w:val="18"/>
    </w:rPr>
  </w:style>
  <w:style w:type="table" w:customStyle="1" w:styleId="ppTable">
    <w:name w:val="pp Table"/>
    <w:basedOn w:val="TableNormal"/>
    <w:uiPriority w:val="99"/>
    <w:rsid w:val="002573C3"/>
    <w:pPr>
      <w:spacing w:after="0" w:line="240" w:lineRule="auto"/>
    </w:pPr>
    <w:rPr>
      <w:rFonts w:ascii="Arial"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rPr>
      <w:hidden/>
    </w:trPr>
    <w:tcPr>
      <w:shd w:val="clear" w:color="auto" w:fill="auto"/>
    </w:tcPr>
  </w:style>
  <w:style w:type="paragraph" w:customStyle="1" w:styleId="ppBodyTextIndent3">
    <w:name w:val="pp Body Text Indent 3"/>
    <w:basedOn w:val="ppBodyTextIndent2"/>
    <w:rsid w:val="002573C3"/>
    <w:pPr>
      <w:numPr>
        <w:ilvl w:val="4"/>
      </w:numPr>
    </w:pPr>
  </w:style>
  <w:style w:type="paragraph" w:customStyle="1" w:styleId="ppBulletListIndent2">
    <w:name w:val="pp Bullet List Indent 2"/>
    <w:basedOn w:val="ppBulletListIndent"/>
    <w:qFormat/>
    <w:rsid w:val="002573C3"/>
    <w:pPr>
      <w:numPr>
        <w:ilvl w:val="3"/>
      </w:numPr>
      <w:ind w:left="2115" w:hanging="357"/>
    </w:pPr>
  </w:style>
  <w:style w:type="paragraph" w:customStyle="1" w:styleId="ppNumberListIndent2">
    <w:name w:val="pp Number List Indent 2"/>
    <w:basedOn w:val="ppNumberListIndent"/>
    <w:qFormat/>
    <w:rsid w:val="002573C3"/>
    <w:pPr>
      <w:numPr>
        <w:ilvl w:val="3"/>
      </w:numPr>
      <w:ind w:left="2115" w:hanging="357"/>
    </w:pPr>
  </w:style>
  <w:style w:type="paragraph" w:customStyle="1" w:styleId="ppCodeIndent3">
    <w:name w:val="pp Code Indent 3"/>
    <w:basedOn w:val="ppCodeIndent2"/>
    <w:qFormat/>
    <w:rsid w:val="002573C3"/>
    <w:pPr>
      <w:numPr>
        <w:ilvl w:val="4"/>
      </w:numPr>
    </w:pPr>
  </w:style>
  <w:style w:type="paragraph" w:customStyle="1" w:styleId="ppCodeLanguageIndent3">
    <w:name w:val="pp Code Language Indent 3"/>
    <w:basedOn w:val="ppCodeLanguageIndent2"/>
    <w:next w:val="ppCodeIndent3"/>
    <w:qFormat/>
    <w:rsid w:val="002573C3"/>
    <w:pPr>
      <w:numPr>
        <w:ilvl w:val="4"/>
      </w:numPr>
    </w:pPr>
  </w:style>
  <w:style w:type="paragraph" w:customStyle="1" w:styleId="ppNoteIndent3">
    <w:name w:val="pp Note Indent 3"/>
    <w:basedOn w:val="ppNoteIndent2"/>
    <w:qFormat/>
    <w:rsid w:val="002573C3"/>
    <w:pPr>
      <w:numPr>
        <w:ilvl w:val="4"/>
      </w:numPr>
    </w:pPr>
  </w:style>
  <w:style w:type="paragraph" w:customStyle="1" w:styleId="ppFigureIndent3">
    <w:name w:val="pp Figure Indent 3"/>
    <w:basedOn w:val="ppFigureIndent2"/>
    <w:qFormat/>
    <w:rsid w:val="007C7044"/>
    <w:pPr>
      <w:numPr>
        <w:ilvl w:val="0"/>
        <w:numId w:val="0"/>
      </w:numPr>
      <w:ind w:firstLine="720"/>
    </w:pPr>
    <w:rPr>
      <w:noProof/>
    </w:rPr>
  </w:style>
  <w:style w:type="paragraph" w:customStyle="1" w:styleId="ppFigureCaptionIndent3">
    <w:name w:val="pp Figure Caption Indent 3"/>
    <w:basedOn w:val="ppFigureCaptionIndent2"/>
    <w:qFormat/>
    <w:rsid w:val="00B11A86"/>
    <w:pPr>
      <w:numPr>
        <w:ilvl w:val="0"/>
        <w:numId w:val="0"/>
      </w:numPr>
      <w:ind w:firstLine="720"/>
    </w:pPr>
  </w:style>
  <w:style w:type="paragraph" w:customStyle="1" w:styleId="ppFigureNumberIndent3">
    <w:name w:val="pp Figure Number Indent 3"/>
    <w:basedOn w:val="ppFigureNumberIndent2"/>
    <w:qFormat/>
    <w:rsid w:val="00B11A86"/>
    <w:pPr>
      <w:numPr>
        <w:ilvl w:val="0"/>
        <w:numId w:val="0"/>
      </w:numPr>
      <w:ind w:firstLine="720"/>
    </w:pPr>
  </w:style>
  <w:style w:type="paragraph" w:customStyle="1" w:styleId="Bodynoindent">
    <w:name w:val="Body no indent"/>
    <w:basedOn w:val="Normal"/>
    <w:next w:val="Normal"/>
    <w:rsid w:val="002573C3"/>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2573C3"/>
    <w:pPr>
      <w:pBdr>
        <w:top w:val="thinThickSmallGap" w:sz="24" w:space="1" w:color="auto"/>
      </w:pBdr>
      <w:spacing w:before="0" w:line="240" w:lineRule="auto"/>
    </w:pPr>
    <w:rPr>
      <w:rFonts w:ascii="Times New Roman" w:eastAsia="Calibri" w:hAnsi="Times New Roman"/>
      <w:b w:val="0"/>
      <w:i/>
      <w:szCs w:val="20"/>
      <w:lang w:val="en-NZ"/>
    </w:rPr>
  </w:style>
  <w:style w:type="character" w:styleId="Hyperlink">
    <w:name w:val="Hyperlink"/>
    <w:basedOn w:val="DefaultParagraphFont"/>
    <w:uiPriority w:val="99"/>
    <w:rsid w:val="002573C3"/>
    <w:rPr>
      <w:rFonts w:cs="Times New Roman"/>
      <w:color w:val="0000FF"/>
      <w:u w:val="single"/>
    </w:rPr>
  </w:style>
  <w:style w:type="paragraph" w:customStyle="1" w:styleId="HOLTitle1">
    <w:name w:val="HOL Title 1"/>
    <w:basedOn w:val="Normal"/>
    <w:rsid w:val="002573C3"/>
    <w:pPr>
      <w:spacing w:after="0" w:line="240" w:lineRule="auto"/>
    </w:pPr>
    <w:rPr>
      <w:rFonts w:ascii="Arial Black" w:eastAsia="Batang" w:hAnsi="Arial Black" w:cs="Times New Roman"/>
      <w:sz w:val="72"/>
      <w:szCs w:val="20"/>
      <w:lang w:eastAsia="ko-KR"/>
    </w:rPr>
  </w:style>
  <w:style w:type="paragraph" w:styleId="TOC1">
    <w:name w:val="toc 1"/>
    <w:basedOn w:val="Normal"/>
    <w:next w:val="Normal"/>
    <w:autoRedefine/>
    <w:uiPriority w:val="39"/>
    <w:qFormat/>
    <w:rsid w:val="002573C3"/>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TOC2">
    <w:name w:val="toc 2"/>
    <w:basedOn w:val="Normal"/>
    <w:next w:val="Normal"/>
    <w:autoRedefine/>
    <w:uiPriority w:val="39"/>
    <w:unhideWhenUsed/>
    <w:rsid w:val="002573C3"/>
    <w:pPr>
      <w:tabs>
        <w:tab w:val="right" w:pos="9344"/>
      </w:tabs>
      <w:spacing w:after="100"/>
      <w:ind w:left="220"/>
    </w:pPr>
    <w:rPr>
      <w:rFonts w:ascii="Arial" w:hAnsi="Arial"/>
      <w:sz w:val="20"/>
    </w:rPr>
  </w:style>
  <w:style w:type="character" w:customStyle="1" w:styleId="ppBodyTextChar">
    <w:name w:val="pp Body Text Char"/>
    <w:basedOn w:val="DefaultParagraphFont"/>
    <w:link w:val="ppBodyText"/>
    <w:locked/>
    <w:rsid w:val="002573C3"/>
    <w:rPr>
      <w:rFonts w:eastAsiaTheme="minorEastAsia"/>
      <w:lang w:bidi="en-US"/>
    </w:rPr>
  </w:style>
  <w:style w:type="paragraph" w:styleId="TOC3">
    <w:name w:val="toc 3"/>
    <w:basedOn w:val="Normal"/>
    <w:next w:val="Normal"/>
    <w:autoRedefine/>
    <w:uiPriority w:val="39"/>
    <w:unhideWhenUsed/>
    <w:rsid w:val="002573C3"/>
    <w:pPr>
      <w:spacing w:after="100"/>
      <w:ind w:left="440"/>
    </w:pPr>
  </w:style>
  <w:style w:type="character" w:styleId="CommentReference">
    <w:name w:val="annotation reference"/>
    <w:basedOn w:val="DefaultParagraphFont"/>
    <w:uiPriority w:val="99"/>
    <w:semiHidden/>
    <w:unhideWhenUsed/>
    <w:rsid w:val="009053BF"/>
    <w:rPr>
      <w:sz w:val="16"/>
      <w:szCs w:val="16"/>
    </w:rPr>
  </w:style>
  <w:style w:type="paragraph" w:styleId="CommentText">
    <w:name w:val="annotation text"/>
    <w:basedOn w:val="Normal"/>
    <w:link w:val="CommentTextChar"/>
    <w:uiPriority w:val="99"/>
    <w:semiHidden/>
    <w:unhideWhenUsed/>
    <w:rsid w:val="009053BF"/>
    <w:pPr>
      <w:spacing w:line="240" w:lineRule="auto"/>
    </w:pPr>
    <w:rPr>
      <w:sz w:val="20"/>
      <w:szCs w:val="20"/>
    </w:rPr>
  </w:style>
  <w:style w:type="character" w:customStyle="1" w:styleId="CommentTextChar">
    <w:name w:val="Comment Text Char"/>
    <w:basedOn w:val="DefaultParagraphFont"/>
    <w:link w:val="CommentText"/>
    <w:uiPriority w:val="99"/>
    <w:semiHidden/>
    <w:rsid w:val="009053BF"/>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9053BF"/>
    <w:rPr>
      <w:b/>
      <w:bCs/>
    </w:rPr>
  </w:style>
  <w:style w:type="character" w:customStyle="1" w:styleId="CommentSubjectChar">
    <w:name w:val="Comment Subject Char"/>
    <w:basedOn w:val="CommentTextChar"/>
    <w:link w:val="CommentSubject"/>
    <w:uiPriority w:val="99"/>
    <w:semiHidden/>
    <w:rsid w:val="009053BF"/>
    <w:rPr>
      <w:rFonts w:eastAsiaTheme="minorEastAsia"/>
      <w:b/>
      <w:bCs/>
      <w:sz w:val="20"/>
      <w:szCs w:val="20"/>
      <w:lang w:bidi="en-US"/>
    </w:rPr>
  </w:style>
  <w:style w:type="paragraph" w:styleId="ListParagraph">
    <w:name w:val="List Paragraph"/>
    <w:basedOn w:val="Normal"/>
    <w:uiPriority w:val="34"/>
    <w:qFormat/>
    <w:rsid w:val="002D2EE8"/>
    <w:pPr>
      <w:ind w:left="720"/>
      <w:contextualSpacing/>
    </w:pPr>
    <w:rPr>
      <w:rFonts w:eastAsiaTheme="minorHAnsi"/>
      <w:lang w:val="en-NZ" w:bidi="ar-SA"/>
    </w:rPr>
  </w:style>
  <w:style w:type="character" w:styleId="FollowedHyperlink">
    <w:name w:val="FollowedHyperlink"/>
    <w:basedOn w:val="DefaultParagraphFont"/>
    <w:uiPriority w:val="99"/>
    <w:semiHidden/>
    <w:unhideWhenUsed/>
    <w:rsid w:val="002D2EE8"/>
    <w:rPr>
      <w:color w:val="800080" w:themeColor="followedHyperlink"/>
      <w:u w:val="single"/>
    </w:rPr>
  </w:style>
  <w:style w:type="paragraph" w:customStyle="1" w:styleId="Step">
    <w:name w:val="Step"/>
    <w:basedOn w:val="Normal"/>
    <w:link w:val="StepChar"/>
    <w:qFormat/>
    <w:rsid w:val="00236213"/>
    <w:pPr>
      <w:numPr>
        <w:numId w:val="12"/>
      </w:numPr>
      <w:outlineLvl w:val="1"/>
    </w:pPr>
    <w:rPr>
      <w:rFonts w:ascii="Calibri" w:eastAsia="Times New Roman" w:hAnsi="Calibri" w:cs="Arial"/>
      <w:lang w:bidi="ar-SA"/>
    </w:rPr>
  </w:style>
  <w:style w:type="character" w:customStyle="1" w:styleId="StepChar">
    <w:name w:val="Step Char"/>
    <w:basedOn w:val="DefaultParagraphFont"/>
    <w:link w:val="Step"/>
    <w:rsid w:val="00236213"/>
    <w:rPr>
      <w:rFonts w:ascii="Calibri" w:eastAsia="Times New Roman" w:hAnsi="Calibri" w:cs="Arial"/>
    </w:rPr>
  </w:style>
  <w:style w:type="character" w:styleId="PageNumber">
    <w:name w:val="page number"/>
    <w:basedOn w:val="DefaultParagraphFont"/>
    <w:rsid w:val="008A15C1"/>
  </w:style>
  <w:style w:type="paragraph" w:styleId="Revision">
    <w:name w:val="Revision"/>
    <w:hidden/>
    <w:uiPriority w:val="99"/>
    <w:semiHidden/>
    <w:rsid w:val="00DC7791"/>
    <w:pPr>
      <w:spacing w:after="0" w:line="240" w:lineRule="auto"/>
    </w:pPr>
    <w:rPr>
      <w:rFonts w:eastAsiaTheme="minorEastAsia"/>
      <w:lang w:bidi="en-US"/>
    </w:rPr>
  </w:style>
  <w:style w:type="paragraph" w:customStyle="1" w:styleId="ppNewCodeBlock">
    <w:name w:val="pp New Code Block"/>
    <w:basedOn w:val="ppCode"/>
    <w:link w:val="ppNewCodeBlockChar"/>
    <w:qFormat/>
    <w:rsid w:val="00861AB8"/>
    <w:rPr>
      <w:rFonts w:eastAsiaTheme="minorHAnsi"/>
      <w:color w:val="00D200"/>
    </w:rPr>
  </w:style>
  <w:style w:type="paragraph" w:customStyle="1" w:styleId="ppDeleteCodeBlock">
    <w:name w:val="pp Delete Code Block"/>
    <w:basedOn w:val="ppCode"/>
    <w:link w:val="ppDeleteCodeBlockChar"/>
    <w:qFormat/>
    <w:rsid w:val="00861AB8"/>
    <w:rPr>
      <w:rFonts w:eastAsiaTheme="minorHAnsi"/>
      <w:color w:val="FF0000"/>
    </w:rPr>
  </w:style>
  <w:style w:type="character" w:customStyle="1" w:styleId="ppCodeChar">
    <w:name w:val="pp Code Char"/>
    <w:basedOn w:val="DefaultParagraphFont"/>
    <w:link w:val="ppCode"/>
    <w:rsid w:val="00861AB8"/>
    <w:rPr>
      <w:rFonts w:ascii="Consolas" w:eastAsia="Times New Roman" w:hAnsi="Consolas"/>
      <w:sz w:val="20"/>
      <w:shd w:val="clear" w:color="auto" w:fill="F7F7FF"/>
      <w:lang w:bidi="en-US"/>
    </w:rPr>
  </w:style>
  <w:style w:type="character" w:customStyle="1" w:styleId="ppNewCodeBlockChar">
    <w:name w:val="pp New Code Block Char"/>
    <w:basedOn w:val="ppCodeChar"/>
    <w:link w:val="ppNewCodeBlock"/>
    <w:rsid w:val="00861AB8"/>
    <w:rPr>
      <w:rFonts w:ascii="Consolas" w:eastAsia="Times New Roman" w:hAnsi="Consolas"/>
      <w:color w:val="00D200"/>
      <w:sz w:val="20"/>
      <w:shd w:val="clear" w:color="auto" w:fill="F7F7FF"/>
      <w:lang w:bidi="en-US"/>
    </w:rPr>
  </w:style>
  <w:style w:type="character" w:customStyle="1" w:styleId="ppDeleteCodeBlockChar">
    <w:name w:val="pp Delete Code Block Char"/>
    <w:basedOn w:val="ppCodeChar"/>
    <w:link w:val="ppDeleteCodeBlock"/>
    <w:rsid w:val="00861AB8"/>
    <w:rPr>
      <w:rFonts w:ascii="Consolas" w:eastAsia="Times New Roman" w:hAnsi="Consolas"/>
      <w:color w:val="FF0000"/>
      <w:sz w:val="20"/>
      <w:shd w:val="clear" w:color="auto" w:fill="F7F7FF"/>
      <w:lang w:bidi="en-US"/>
    </w:rPr>
  </w:style>
  <w:style w:type="paragraph" w:styleId="NoSpacing">
    <w:name w:val="No Spacing"/>
    <w:uiPriority w:val="1"/>
    <w:qFormat/>
    <w:rsid w:val="00DA6DBE"/>
    <w:pPr>
      <w:spacing w:after="0" w:line="240" w:lineRule="auto"/>
    </w:pPr>
    <w:rPr>
      <w:rFonts w:eastAsiaTheme="minorEastAsia"/>
      <w:lang w:bidi="en-US"/>
    </w:rPr>
  </w:style>
  <w:style w:type="paragraph" w:styleId="NormalWeb">
    <w:name w:val="Normal (Web)"/>
    <w:basedOn w:val="Normal"/>
    <w:uiPriority w:val="99"/>
    <w:semiHidden/>
    <w:unhideWhenUsed/>
    <w:rsid w:val="00996F02"/>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605551">
      <w:bodyDiv w:val="1"/>
      <w:marLeft w:val="0"/>
      <w:marRight w:val="0"/>
      <w:marTop w:val="0"/>
      <w:marBottom w:val="0"/>
      <w:divBdr>
        <w:top w:val="none" w:sz="0" w:space="0" w:color="auto"/>
        <w:left w:val="none" w:sz="0" w:space="0" w:color="auto"/>
        <w:bottom w:val="none" w:sz="0" w:space="0" w:color="auto"/>
        <w:right w:val="none" w:sz="0" w:space="0" w:color="auto"/>
      </w:divBdr>
    </w:div>
    <w:div w:id="151265377">
      <w:bodyDiv w:val="1"/>
      <w:marLeft w:val="0"/>
      <w:marRight w:val="0"/>
      <w:marTop w:val="0"/>
      <w:marBottom w:val="0"/>
      <w:divBdr>
        <w:top w:val="none" w:sz="0" w:space="0" w:color="auto"/>
        <w:left w:val="none" w:sz="0" w:space="0" w:color="auto"/>
        <w:bottom w:val="none" w:sz="0" w:space="0" w:color="auto"/>
        <w:right w:val="none" w:sz="0" w:space="0" w:color="auto"/>
      </w:divBdr>
    </w:div>
    <w:div w:id="245649270">
      <w:bodyDiv w:val="1"/>
      <w:marLeft w:val="0"/>
      <w:marRight w:val="0"/>
      <w:marTop w:val="0"/>
      <w:marBottom w:val="0"/>
      <w:divBdr>
        <w:top w:val="none" w:sz="0" w:space="0" w:color="auto"/>
        <w:left w:val="none" w:sz="0" w:space="0" w:color="auto"/>
        <w:bottom w:val="none" w:sz="0" w:space="0" w:color="auto"/>
        <w:right w:val="none" w:sz="0" w:space="0" w:color="auto"/>
      </w:divBdr>
    </w:div>
    <w:div w:id="265118991">
      <w:bodyDiv w:val="1"/>
      <w:marLeft w:val="0"/>
      <w:marRight w:val="0"/>
      <w:marTop w:val="0"/>
      <w:marBottom w:val="0"/>
      <w:divBdr>
        <w:top w:val="none" w:sz="0" w:space="0" w:color="auto"/>
        <w:left w:val="none" w:sz="0" w:space="0" w:color="auto"/>
        <w:bottom w:val="none" w:sz="0" w:space="0" w:color="auto"/>
        <w:right w:val="none" w:sz="0" w:space="0" w:color="auto"/>
      </w:divBdr>
    </w:div>
    <w:div w:id="471754299">
      <w:bodyDiv w:val="1"/>
      <w:marLeft w:val="0"/>
      <w:marRight w:val="0"/>
      <w:marTop w:val="0"/>
      <w:marBottom w:val="0"/>
      <w:divBdr>
        <w:top w:val="none" w:sz="0" w:space="0" w:color="auto"/>
        <w:left w:val="none" w:sz="0" w:space="0" w:color="auto"/>
        <w:bottom w:val="none" w:sz="0" w:space="0" w:color="auto"/>
        <w:right w:val="none" w:sz="0" w:space="0" w:color="auto"/>
      </w:divBdr>
    </w:div>
    <w:div w:id="520977010">
      <w:bodyDiv w:val="1"/>
      <w:marLeft w:val="0"/>
      <w:marRight w:val="0"/>
      <w:marTop w:val="0"/>
      <w:marBottom w:val="0"/>
      <w:divBdr>
        <w:top w:val="none" w:sz="0" w:space="0" w:color="auto"/>
        <w:left w:val="none" w:sz="0" w:space="0" w:color="auto"/>
        <w:bottom w:val="none" w:sz="0" w:space="0" w:color="auto"/>
        <w:right w:val="none" w:sz="0" w:space="0" w:color="auto"/>
      </w:divBdr>
    </w:div>
    <w:div w:id="535629550">
      <w:bodyDiv w:val="1"/>
      <w:marLeft w:val="0"/>
      <w:marRight w:val="0"/>
      <w:marTop w:val="0"/>
      <w:marBottom w:val="0"/>
      <w:divBdr>
        <w:top w:val="none" w:sz="0" w:space="0" w:color="auto"/>
        <w:left w:val="none" w:sz="0" w:space="0" w:color="auto"/>
        <w:bottom w:val="none" w:sz="0" w:space="0" w:color="auto"/>
        <w:right w:val="none" w:sz="0" w:space="0" w:color="auto"/>
      </w:divBdr>
    </w:div>
    <w:div w:id="553663403">
      <w:bodyDiv w:val="1"/>
      <w:marLeft w:val="0"/>
      <w:marRight w:val="0"/>
      <w:marTop w:val="0"/>
      <w:marBottom w:val="0"/>
      <w:divBdr>
        <w:top w:val="none" w:sz="0" w:space="0" w:color="auto"/>
        <w:left w:val="none" w:sz="0" w:space="0" w:color="auto"/>
        <w:bottom w:val="none" w:sz="0" w:space="0" w:color="auto"/>
        <w:right w:val="none" w:sz="0" w:space="0" w:color="auto"/>
      </w:divBdr>
    </w:div>
    <w:div w:id="585111099">
      <w:bodyDiv w:val="1"/>
      <w:marLeft w:val="0"/>
      <w:marRight w:val="0"/>
      <w:marTop w:val="0"/>
      <w:marBottom w:val="0"/>
      <w:divBdr>
        <w:top w:val="none" w:sz="0" w:space="0" w:color="auto"/>
        <w:left w:val="none" w:sz="0" w:space="0" w:color="auto"/>
        <w:bottom w:val="none" w:sz="0" w:space="0" w:color="auto"/>
        <w:right w:val="none" w:sz="0" w:space="0" w:color="auto"/>
      </w:divBdr>
      <w:divsChild>
        <w:div w:id="544681908">
          <w:marLeft w:val="0"/>
          <w:marRight w:val="0"/>
          <w:marTop w:val="0"/>
          <w:marBottom w:val="0"/>
          <w:divBdr>
            <w:top w:val="none" w:sz="0" w:space="0" w:color="auto"/>
            <w:left w:val="none" w:sz="0" w:space="0" w:color="auto"/>
            <w:bottom w:val="none" w:sz="0" w:space="0" w:color="auto"/>
            <w:right w:val="none" w:sz="0" w:space="0" w:color="auto"/>
          </w:divBdr>
          <w:divsChild>
            <w:div w:id="65568564">
              <w:marLeft w:val="0"/>
              <w:marRight w:val="0"/>
              <w:marTop w:val="0"/>
              <w:marBottom w:val="0"/>
              <w:divBdr>
                <w:top w:val="none" w:sz="0" w:space="0" w:color="auto"/>
                <w:left w:val="none" w:sz="0" w:space="0" w:color="auto"/>
                <w:bottom w:val="none" w:sz="0" w:space="0" w:color="auto"/>
                <w:right w:val="none" w:sz="0" w:space="0" w:color="auto"/>
              </w:divBdr>
              <w:divsChild>
                <w:div w:id="551186580">
                  <w:marLeft w:val="0"/>
                  <w:marRight w:val="0"/>
                  <w:marTop w:val="0"/>
                  <w:marBottom w:val="0"/>
                  <w:divBdr>
                    <w:top w:val="none" w:sz="0" w:space="0" w:color="auto"/>
                    <w:left w:val="none" w:sz="0" w:space="0" w:color="auto"/>
                    <w:bottom w:val="none" w:sz="0" w:space="0" w:color="auto"/>
                    <w:right w:val="none" w:sz="0" w:space="0" w:color="auto"/>
                  </w:divBdr>
                  <w:divsChild>
                    <w:div w:id="1954166168">
                      <w:marLeft w:val="0"/>
                      <w:marRight w:val="0"/>
                      <w:marTop w:val="0"/>
                      <w:marBottom w:val="0"/>
                      <w:divBdr>
                        <w:top w:val="none" w:sz="0" w:space="0" w:color="auto"/>
                        <w:left w:val="none" w:sz="0" w:space="0" w:color="auto"/>
                        <w:bottom w:val="none" w:sz="0" w:space="0" w:color="auto"/>
                        <w:right w:val="none" w:sz="0" w:space="0" w:color="auto"/>
                      </w:divBdr>
                      <w:divsChild>
                        <w:div w:id="1256599425">
                          <w:marLeft w:val="0"/>
                          <w:marRight w:val="0"/>
                          <w:marTop w:val="0"/>
                          <w:marBottom w:val="0"/>
                          <w:divBdr>
                            <w:top w:val="single" w:sz="6" w:space="8" w:color="989896"/>
                            <w:left w:val="single" w:sz="6" w:space="8" w:color="989896"/>
                            <w:bottom w:val="single" w:sz="6" w:space="8" w:color="989896"/>
                            <w:right w:val="single" w:sz="6" w:space="8" w:color="989896"/>
                          </w:divBdr>
                        </w:div>
                      </w:divsChild>
                    </w:div>
                  </w:divsChild>
                </w:div>
              </w:divsChild>
            </w:div>
          </w:divsChild>
        </w:div>
      </w:divsChild>
    </w:div>
    <w:div w:id="643698076">
      <w:bodyDiv w:val="1"/>
      <w:marLeft w:val="0"/>
      <w:marRight w:val="0"/>
      <w:marTop w:val="0"/>
      <w:marBottom w:val="0"/>
      <w:divBdr>
        <w:top w:val="none" w:sz="0" w:space="0" w:color="auto"/>
        <w:left w:val="none" w:sz="0" w:space="0" w:color="auto"/>
        <w:bottom w:val="none" w:sz="0" w:space="0" w:color="auto"/>
        <w:right w:val="none" w:sz="0" w:space="0" w:color="auto"/>
      </w:divBdr>
      <w:divsChild>
        <w:div w:id="906917787">
          <w:marLeft w:val="0"/>
          <w:marRight w:val="0"/>
          <w:marTop w:val="0"/>
          <w:marBottom w:val="0"/>
          <w:divBdr>
            <w:top w:val="none" w:sz="0" w:space="0" w:color="auto"/>
            <w:left w:val="none" w:sz="0" w:space="0" w:color="auto"/>
            <w:bottom w:val="none" w:sz="0" w:space="0" w:color="auto"/>
            <w:right w:val="none" w:sz="0" w:space="0" w:color="auto"/>
          </w:divBdr>
          <w:divsChild>
            <w:div w:id="1071385499">
              <w:marLeft w:val="0"/>
              <w:marRight w:val="0"/>
              <w:marTop w:val="0"/>
              <w:marBottom w:val="0"/>
              <w:divBdr>
                <w:top w:val="none" w:sz="0" w:space="0" w:color="auto"/>
                <w:left w:val="none" w:sz="0" w:space="0" w:color="auto"/>
                <w:bottom w:val="none" w:sz="0" w:space="0" w:color="auto"/>
                <w:right w:val="none" w:sz="0" w:space="0" w:color="auto"/>
              </w:divBdr>
              <w:divsChild>
                <w:div w:id="15083701">
                  <w:marLeft w:val="0"/>
                  <w:marRight w:val="0"/>
                  <w:marTop w:val="0"/>
                  <w:marBottom w:val="0"/>
                  <w:divBdr>
                    <w:top w:val="none" w:sz="0" w:space="0" w:color="auto"/>
                    <w:left w:val="none" w:sz="0" w:space="0" w:color="auto"/>
                    <w:bottom w:val="none" w:sz="0" w:space="0" w:color="auto"/>
                    <w:right w:val="none" w:sz="0" w:space="0" w:color="auto"/>
                  </w:divBdr>
                  <w:divsChild>
                    <w:div w:id="295599957">
                      <w:marLeft w:val="0"/>
                      <w:marRight w:val="0"/>
                      <w:marTop w:val="0"/>
                      <w:marBottom w:val="0"/>
                      <w:divBdr>
                        <w:top w:val="none" w:sz="0" w:space="0" w:color="auto"/>
                        <w:left w:val="none" w:sz="0" w:space="0" w:color="auto"/>
                        <w:bottom w:val="none" w:sz="0" w:space="0" w:color="auto"/>
                        <w:right w:val="none" w:sz="0" w:space="0" w:color="auto"/>
                      </w:divBdr>
                      <w:divsChild>
                        <w:div w:id="294795305">
                          <w:marLeft w:val="0"/>
                          <w:marRight w:val="0"/>
                          <w:marTop w:val="0"/>
                          <w:marBottom w:val="0"/>
                          <w:divBdr>
                            <w:top w:val="single" w:sz="6" w:space="8" w:color="989896"/>
                            <w:left w:val="single" w:sz="6" w:space="8" w:color="989896"/>
                            <w:bottom w:val="single" w:sz="6" w:space="8" w:color="989896"/>
                            <w:right w:val="single" w:sz="6" w:space="8" w:color="989896"/>
                          </w:divBdr>
                        </w:div>
                      </w:divsChild>
                    </w:div>
                  </w:divsChild>
                </w:div>
              </w:divsChild>
            </w:div>
          </w:divsChild>
        </w:div>
      </w:divsChild>
    </w:div>
    <w:div w:id="657073074">
      <w:bodyDiv w:val="1"/>
      <w:marLeft w:val="0"/>
      <w:marRight w:val="0"/>
      <w:marTop w:val="0"/>
      <w:marBottom w:val="0"/>
      <w:divBdr>
        <w:top w:val="none" w:sz="0" w:space="0" w:color="auto"/>
        <w:left w:val="none" w:sz="0" w:space="0" w:color="auto"/>
        <w:bottom w:val="none" w:sz="0" w:space="0" w:color="auto"/>
        <w:right w:val="none" w:sz="0" w:space="0" w:color="auto"/>
      </w:divBdr>
    </w:div>
    <w:div w:id="701976281">
      <w:bodyDiv w:val="1"/>
      <w:marLeft w:val="0"/>
      <w:marRight w:val="0"/>
      <w:marTop w:val="0"/>
      <w:marBottom w:val="0"/>
      <w:divBdr>
        <w:top w:val="none" w:sz="0" w:space="0" w:color="auto"/>
        <w:left w:val="none" w:sz="0" w:space="0" w:color="auto"/>
        <w:bottom w:val="none" w:sz="0" w:space="0" w:color="auto"/>
        <w:right w:val="none" w:sz="0" w:space="0" w:color="auto"/>
      </w:divBdr>
    </w:div>
    <w:div w:id="711810872">
      <w:bodyDiv w:val="1"/>
      <w:marLeft w:val="0"/>
      <w:marRight w:val="0"/>
      <w:marTop w:val="0"/>
      <w:marBottom w:val="0"/>
      <w:divBdr>
        <w:top w:val="none" w:sz="0" w:space="0" w:color="auto"/>
        <w:left w:val="none" w:sz="0" w:space="0" w:color="auto"/>
        <w:bottom w:val="none" w:sz="0" w:space="0" w:color="auto"/>
        <w:right w:val="none" w:sz="0" w:space="0" w:color="auto"/>
      </w:divBdr>
    </w:div>
    <w:div w:id="877428376">
      <w:bodyDiv w:val="1"/>
      <w:marLeft w:val="0"/>
      <w:marRight w:val="0"/>
      <w:marTop w:val="0"/>
      <w:marBottom w:val="0"/>
      <w:divBdr>
        <w:top w:val="none" w:sz="0" w:space="0" w:color="auto"/>
        <w:left w:val="none" w:sz="0" w:space="0" w:color="auto"/>
        <w:bottom w:val="none" w:sz="0" w:space="0" w:color="auto"/>
        <w:right w:val="none" w:sz="0" w:space="0" w:color="auto"/>
      </w:divBdr>
    </w:div>
    <w:div w:id="879319367">
      <w:bodyDiv w:val="1"/>
      <w:marLeft w:val="0"/>
      <w:marRight w:val="0"/>
      <w:marTop w:val="0"/>
      <w:marBottom w:val="0"/>
      <w:divBdr>
        <w:top w:val="none" w:sz="0" w:space="0" w:color="auto"/>
        <w:left w:val="none" w:sz="0" w:space="0" w:color="auto"/>
        <w:bottom w:val="none" w:sz="0" w:space="0" w:color="auto"/>
        <w:right w:val="none" w:sz="0" w:space="0" w:color="auto"/>
      </w:divBdr>
    </w:div>
    <w:div w:id="960769561">
      <w:bodyDiv w:val="1"/>
      <w:marLeft w:val="0"/>
      <w:marRight w:val="0"/>
      <w:marTop w:val="0"/>
      <w:marBottom w:val="0"/>
      <w:divBdr>
        <w:top w:val="none" w:sz="0" w:space="0" w:color="auto"/>
        <w:left w:val="none" w:sz="0" w:space="0" w:color="auto"/>
        <w:bottom w:val="none" w:sz="0" w:space="0" w:color="auto"/>
        <w:right w:val="none" w:sz="0" w:space="0" w:color="auto"/>
      </w:divBdr>
    </w:div>
    <w:div w:id="1144077369">
      <w:bodyDiv w:val="1"/>
      <w:marLeft w:val="0"/>
      <w:marRight w:val="0"/>
      <w:marTop w:val="0"/>
      <w:marBottom w:val="0"/>
      <w:divBdr>
        <w:top w:val="none" w:sz="0" w:space="0" w:color="auto"/>
        <w:left w:val="none" w:sz="0" w:space="0" w:color="auto"/>
        <w:bottom w:val="none" w:sz="0" w:space="0" w:color="auto"/>
        <w:right w:val="none" w:sz="0" w:space="0" w:color="auto"/>
      </w:divBdr>
      <w:divsChild>
        <w:div w:id="1929535842">
          <w:marLeft w:val="0"/>
          <w:marRight w:val="0"/>
          <w:marTop w:val="0"/>
          <w:marBottom w:val="0"/>
          <w:divBdr>
            <w:top w:val="none" w:sz="0" w:space="0" w:color="auto"/>
            <w:left w:val="none" w:sz="0" w:space="0" w:color="auto"/>
            <w:bottom w:val="none" w:sz="0" w:space="0" w:color="auto"/>
            <w:right w:val="none" w:sz="0" w:space="0" w:color="auto"/>
          </w:divBdr>
        </w:div>
        <w:div w:id="286083820">
          <w:marLeft w:val="0"/>
          <w:marRight w:val="0"/>
          <w:marTop w:val="0"/>
          <w:marBottom w:val="0"/>
          <w:divBdr>
            <w:top w:val="none" w:sz="0" w:space="0" w:color="auto"/>
            <w:left w:val="none" w:sz="0" w:space="0" w:color="auto"/>
            <w:bottom w:val="none" w:sz="0" w:space="0" w:color="auto"/>
            <w:right w:val="none" w:sz="0" w:space="0" w:color="auto"/>
          </w:divBdr>
        </w:div>
        <w:div w:id="1614173438">
          <w:marLeft w:val="0"/>
          <w:marRight w:val="0"/>
          <w:marTop w:val="0"/>
          <w:marBottom w:val="0"/>
          <w:divBdr>
            <w:top w:val="none" w:sz="0" w:space="0" w:color="auto"/>
            <w:left w:val="none" w:sz="0" w:space="0" w:color="auto"/>
            <w:bottom w:val="none" w:sz="0" w:space="0" w:color="auto"/>
            <w:right w:val="none" w:sz="0" w:space="0" w:color="auto"/>
          </w:divBdr>
        </w:div>
        <w:div w:id="775557130">
          <w:marLeft w:val="0"/>
          <w:marRight w:val="0"/>
          <w:marTop w:val="0"/>
          <w:marBottom w:val="0"/>
          <w:divBdr>
            <w:top w:val="none" w:sz="0" w:space="0" w:color="auto"/>
            <w:left w:val="none" w:sz="0" w:space="0" w:color="auto"/>
            <w:bottom w:val="none" w:sz="0" w:space="0" w:color="auto"/>
            <w:right w:val="none" w:sz="0" w:space="0" w:color="auto"/>
          </w:divBdr>
        </w:div>
        <w:div w:id="1462530135">
          <w:marLeft w:val="0"/>
          <w:marRight w:val="0"/>
          <w:marTop w:val="0"/>
          <w:marBottom w:val="0"/>
          <w:divBdr>
            <w:top w:val="none" w:sz="0" w:space="0" w:color="auto"/>
            <w:left w:val="none" w:sz="0" w:space="0" w:color="auto"/>
            <w:bottom w:val="none" w:sz="0" w:space="0" w:color="auto"/>
            <w:right w:val="none" w:sz="0" w:space="0" w:color="auto"/>
          </w:divBdr>
        </w:div>
        <w:div w:id="1848865992">
          <w:marLeft w:val="0"/>
          <w:marRight w:val="0"/>
          <w:marTop w:val="0"/>
          <w:marBottom w:val="0"/>
          <w:divBdr>
            <w:top w:val="none" w:sz="0" w:space="0" w:color="auto"/>
            <w:left w:val="none" w:sz="0" w:space="0" w:color="auto"/>
            <w:bottom w:val="none" w:sz="0" w:space="0" w:color="auto"/>
            <w:right w:val="none" w:sz="0" w:space="0" w:color="auto"/>
          </w:divBdr>
        </w:div>
        <w:div w:id="1247492559">
          <w:marLeft w:val="0"/>
          <w:marRight w:val="0"/>
          <w:marTop w:val="0"/>
          <w:marBottom w:val="0"/>
          <w:divBdr>
            <w:top w:val="none" w:sz="0" w:space="0" w:color="auto"/>
            <w:left w:val="none" w:sz="0" w:space="0" w:color="auto"/>
            <w:bottom w:val="none" w:sz="0" w:space="0" w:color="auto"/>
            <w:right w:val="none" w:sz="0" w:space="0" w:color="auto"/>
          </w:divBdr>
        </w:div>
      </w:divsChild>
    </w:div>
    <w:div w:id="1174999756">
      <w:bodyDiv w:val="1"/>
      <w:marLeft w:val="0"/>
      <w:marRight w:val="0"/>
      <w:marTop w:val="0"/>
      <w:marBottom w:val="0"/>
      <w:divBdr>
        <w:top w:val="none" w:sz="0" w:space="0" w:color="auto"/>
        <w:left w:val="none" w:sz="0" w:space="0" w:color="auto"/>
        <w:bottom w:val="none" w:sz="0" w:space="0" w:color="auto"/>
        <w:right w:val="none" w:sz="0" w:space="0" w:color="auto"/>
      </w:divBdr>
    </w:div>
    <w:div w:id="1306088167">
      <w:bodyDiv w:val="1"/>
      <w:marLeft w:val="0"/>
      <w:marRight w:val="0"/>
      <w:marTop w:val="0"/>
      <w:marBottom w:val="0"/>
      <w:divBdr>
        <w:top w:val="none" w:sz="0" w:space="0" w:color="auto"/>
        <w:left w:val="none" w:sz="0" w:space="0" w:color="auto"/>
        <w:bottom w:val="none" w:sz="0" w:space="0" w:color="auto"/>
        <w:right w:val="none" w:sz="0" w:space="0" w:color="auto"/>
      </w:divBdr>
      <w:divsChild>
        <w:div w:id="753361871">
          <w:marLeft w:val="0"/>
          <w:marRight w:val="0"/>
          <w:marTop w:val="0"/>
          <w:marBottom w:val="0"/>
          <w:divBdr>
            <w:top w:val="none" w:sz="0" w:space="0" w:color="auto"/>
            <w:left w:val="none" w:sz="0" w:space="0" w:color="auto"/>
            <w:bottom w:val="none" w:sz="0" w:space="0" w:color="auto"/>
            <w:right w:val="none" w:sz="0" w:space="0" w:color="auto"/>
          </w:divBdr>
        </w:div>
        <w:div w:id="421074252">
          <w:marLeft w:val="0"/>
          <w:marRight w:val="0"/>
          <w:marTop w:val="0"/>
          <w:marBottom w:val="0"/>
          <w:divBdr>
            <w:top w:val="none" w:sz="0" w:space="0" w:color="auto"/>
            <w:left w:val="none" w:sz="0" w:space="0" w:color="auto"/>
            <w:bottom w:val="none" w:sz="0" w:space="0" w:color="auto"/>
            <w:right w:val="none" w:sz="0" w:space="0" w:color="auto"/>
          </w:divBdr>
        </w:div>
        <w:div w:id="209457394">
          <w:marLeft w:val="0"/>
          <w:marRight w:val="0"/>
          <w:marTop w:val="0"/>
          <w:marBottom w:val="0"/>
          <w:divBdr>
            <w:top w:val="none" w:sz="0" w:space="0" w:color="auto"/>
            <w:left w:val="none" w:sz="0" w:space="0" w:color="auto"/>
            <w:bottom w:val="none" w:sz="0" w:space="0" w:color="auto"/>
            <w:right w:val="none" w:sz="0" w:space="0" w:color="auto"/>
          </w:divBdr>
        </w:div>
        <w:div w:id="823816506">
          <w:marLeft w:val="0"/>
          <w:marRight w:val="0"/>
          <w:marTop w:val="0"/>
          <w:marBottom w:val="0"/>
          <w:divBdr>
            <w:top w:val="none" w:sz="0" w:space="0" w:color="auto"/>
            <w:left w:val="none" w:sz="0" w:space="0" w:color="auto"/>
            <w:bottom w:val="none" w:sz="0" w:space="0" w:color="auto"/>
            <w:right w:val="none" w:sz="0" w:space="0" w:color="auto"/>
          </w:divBdr>
        </w:div>
        <w:div w:id="1743483610">
          <w:marLeft w:val="0"/>
          <w:marRight w:val="0"/>
          <w:marTop w:val="0"/>
          <w:marBottom w:val="0"/>
          <w:divBdr>
            <w:top w:val="none" w:sz="0" w:space="0" w:color="auto"/>
            <w:left w:val="none" w:sz="0" w:space="0" w:color="auto"/>
            <w:bottom w:val="none" w:sz="0" w:space="0" w:color="auto"/>
            <w:right w:val="none" w:sz="0" w:space="0" w:color="auto"/>
          </w:divBdr>
        </w:div>
        <w:div w:id="1059783657">
          <w:marLeft w:val="0"/>
          <w:marRight w:val="0"/>
          <w:marTop w:val="0"/>
          <w:marBottom w:val="0"/>
          <w:divBdr>
            <w:top w:val="none" w:sz="0" w:space="0" w:color="auto"/>
            <w:left w:val="none" w:sz="0" w:space="0" w:color="auto"/>
            <w:bottom w:val="none" w:sz="0" w:space="0" w:color="auto"/>
            <w:right w:val="none" w:sz="0" w:space="0" w:color="auto"/>
          </w:divBdr>
        </w:div>
        <w:div w:id="336739461">
          <w:marLeft w:val="0"/>
          <w:marRight w:val="0"/>
          <w:marTop w:val="0"/>
          <w:marBottom w:val="0"/>
          <w:divBdr>
            <w:top w:val="none" w:sz="0" w:space="0" w:color="auto"/>
            <w:left w:val="none" w:sz="0" w:space="0" w:color="auto"/>
            <w:bottom w:val="none" w:sz="0" w:space="0" w:color="auto"/>
            <w:right w:val="none" w:sz="0" w:space="0" w:color="auto"/>
          </w:divBdr>
        </w:div>
      </w:divsChild>
    </w:div>
    <w:div w:id="1326544308">
      <w:bodyDiv w:val="1"/>
      <w:marLeft w:val="0"/>
      <w:marRight w:val="0"/>
      <w:marTop w:val="0"/>
      <w:marBottom w:val="0"/>
      <w:divBdr>
        <w:top w:val="none" w:sz="0" w:space="0" w:color="auto"/>
        <w:left w:val="none" w:sz="0" w:space="0" w:color="auto"/>
        <w:bottom w:val="none" w:sz="0" w:space="0" w:color="auto"/>
        <w:right w:val="none" w:sz="0" w:space="0" w:color="auto"/>
      </w:divBdr>
      <w:divsChild>
        <w:div w:id="823398101">
          <w:marLeft w:val="0"/>
          <w:marRight w:val="0"/>
          <w:marTop w:val="0"/>
          <w:marBottom w:val="0"/>
          <w:divBdr>
            <w:top w:val="none" w:sz="0" w:space="0" w:color="auto"/>
            <w:left w:val="none" w:sz="0" w:space="0" w:color="auto"/>
            <w:bottom w:val="none" w:sz="0" w:space="0" w:color="auto"/>
            <w:right w:val="none" w:sz="0" w:space="0" w:color="auto"/>
          </w:divBdr>
        </w:div>
        <w:div w:id="482700148">
          <w:marLeft w:val="0"/>
          <w:marRight w:val="0"/>
          <w:marTop w:val="0"/>
          <w:marBottom w:val="0"/>
          <w:divBdr>
            <w:top w:val="none" w:sz="0" w:space="0" w:color="auto"/>
            <w:left w:val="none" w:sz="0" w:space="0" w:color="auto"/>
            <w:bottom w:val="none" w:sz="0" w:space="0" w:color="auto"/>
            <w:right w:val="none" w:sz="0" w:space="0" w:color="auto"/>
          </w:divBdr>
        </w:div>
        <w:div w:id="1909538152">
          <w:marLeft w:val="0"/>
          <w:marRight w:val="0"/>
          <w:marTop w:val="0"/>
          <w:marBottom w:val="0"/>
          <w:divBdr>
            <w:top w:val="none" w:sz="0" w:space="0" w:color="auto"/>
            <w:left w:val="none" w:sz="0" w:space="0" w:color="auto"/>
            <w:bottom w:val="none" w:sz="0" w:space="0" w:color="auto"/>
            <w:right w:val="none" w:sz="0" w:space="0" w:color="auto"/>
          </w:divBdr>
        </w:div>
      </w:divsChild>
    </w:div>
    <w:div w:id="1416589482">
      <w:bodyDiv w:val="1"/>
      <w:marLeft w:val="0"/>
      <w:marRight w:val="0"/>
      <w:marTop w:val="0"/>
      <w:marBottom w:val="0"/>
      <w:divBdr>
        <w:top w:val="none" w:sz="0" w:space="0" w:color="auto"/>
        <w:left w:val="none" w:sz="0" w:space="0" w:color="auto"/>
        <w:bottom w:val="none" w:sz="0" w:space="0" w:color="auto"/>
        <w:right w:val="none" w:sz="0" w:space="0" w:color="auto"/>
      </w:divBdr>
      <w:divsChild>
        <w:div w:id="1298880130">
          <w:marLeft w:val="0"/>
          <w:marRight w:val="0"/>
          <w:marTop w:val="0"/>
          <w:marBottom w:val="0"/>
          <w:divBdr>
            <w:top w:val="none" w:sz="0" w:space="0" w:color="auto"/>
            <w:left w:val="none" w:sz="0" w:space="0" w:color="auto"/>
            <w:bottom w:val="none" w:sz="0" w:space="0" w:color="auto"/>
            <w:right w:val="none" w:sz="0" w:space="0" w:color="auto"/>
          </w:divBdr>
          <w:divsChild>
            <w:div w:id="181676814">
              <w:marLeft w:val="0"/>
              <w:marRight w:val="0"/>
              <w:marTop w:val="0"/>
              <w:marBottom w:val="0"/>
              <w:divBdr>
                <w:top w:val="none" w:sz="0" w:space="0" w:color="auto"/>
                <w:left w:val="none" w:sz="0" w:space="0" w:color="auto"/>
                <w:bottom w:val="none" w:sz="0" w:space="0" w:color="auto"/>
                <w:right w:val="none" w:sz="0" w:space="0" w:color="auto"/>
              </w:divBdr>
              <w:divsChild>
                <w:div w:id="1510024662">
                  <w:marLeft w:val="0"/>
                  <w:marRight w:val="0"/>
                  <w:marTop w:val="0"/>
                  <w:marBottom w:val="0"/>
                  <w:divBdr>
                    <w:top w:val="none" w:sz="0" w:space="0" w:color="auto"/>
                    <w:left w:val="none" w:sz="0" w:space="0" w:color="auto"/>
                    <w:bottom w:val="none" w:sz="0" w:space="0" w:color="auto"/>
                    <w:right w:val="none" w:sz="0" w:space="0" w:color="auto"/>
                  </w:divBdr>
                  <w:divsChild>
                    <w:div w:id="1558469410">
                      <w:marLeft w:val="0"/>
                      <w:marRight w:val="0"/>
                      <w:marTop w:val="0"/>
                      <w:marBottom w:val="0"/>
                      <w:divBdr>
                        <w:top w:val="none" w:sz="0" w:space="0" w:color="auto"/>
                        <w:left w:val="none" w:sz="0" w:space="0" w:color="auto"/>
                        <w:bottom w:val="none" w:sz="0" w:space="0" w:color="auto"/>
                        <w:right w:val="none" w:sz="0" w:space="0" w:color="auto"/>
                      </w:divBdr>
                      <w:divsChild>
                        <w:div w:id="1717898747">
                          <w:marLeft w:val="272"/>
                          <w:marRight w:val="272"/>
                          <w:marTop w:val="272"/>
                          <w:marBottom w:val="272"/>
                          <w:divBdr>
                            <w:top w:val="none" w:sz="0" w:space="0" w:color="auto"/>
                            <w:left w:val="none" w:sz="0" w:space="0" w:color="auto"/>
                            <w:bottom w:val="none" w:sz="0" w:space="0" w:color="auto"/>
                            <w:right w:val="none" w:sz="0" w:space="0" w:color="auto"/>
                          </w:divBdr>
                          <w:divsChild>
                            <w:div w:id="549734558">
                              <w:marLeft w:val="0"/>
                              <w:marRight w:val="0"/>
                              <w:marTop w:val="0"/>
                              <w:marBottom w:val="0"/>
                              <w:divBdr>
                                <w:top w:val="none" w:sz="0" w:space="0" w:color="auto"/>
                                <w:left w:val="none" w:sz="0" w:space="0" w:color="auto"/>
                                <w:bottom w:val="none" w:sz="0" w:space="0" w:color="auto"/>
                                <w:right w:val="none" w:sz="0" w:space="0" w:color="auto"/>
                              </w:divBdr>
                              <w:divsChild>
                                <w:div w:id="278029823">
                                  <w:marLeft w:val="0"/>
                                  <w:marRight w:val="0"/>
                                  <w:marTop w:val="0"/>
                                  <w:marBottom w:val="0"/>
                                  <w:divBdr>
                                    <w:top w:val="none" w:sz="0" w:space="0" w:color="auto"/>
                                    <w:left w:val="none" w:sz="0" w:space="0" w:color="auto"/>
                                    <w:bottom w:val="none" w:sz="0" w:space="0" w:color="auto"/>
                                    <w:right w:val="none" w:sz="0" w:space="0" w:color="auto"/>
                                  </w:divBdr>
                                  <w:divsChild>
                                    <w:div w:id="134481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1210999">
      <w:bodyDiv w:val="1"/>
      <w:marLeft w:val="0"/>
      <w:marRight w:val="0"/>
      <w:marTop w:val="0"/>
      <w:marBottom w:val="0"/>
      <w:divBdr>
        <w:top w:val="none" w:sz="0" w:space="0" w:color="auto"/>
        <w:left w:val="none" w:sz="0" w:space="0" w:color="auto"/>
        <w:bottom w:val="none" w:sz="0" w:space="0" w:color="auto"/>
        <w:right w:val="none" w:sz="0" w:space="0" w:color="auto"/>
      </w:divBdr>
    </w:div>
    <w:div w:id="1498885525">
      <w:bodyDiv w:val="1"/>
      <w:marLeft w:val="0"/>
      <w:marRight w:val="0"/>
      <w:marTop w:val="0"/>
      <w:marBottom w:val="0"/>
      <w:divBdr>
        <w:top w:val="none" w:sz="0" w:space="0" w:color="auto"/>
        <w:left w:val="none" w:sz="0" w:space="0" w:color="auto"/>
        <w:bottom w:val="none" w:sz="0" w:space="0" w:color="auto"/>
        <w:right w:val="none" w:sz="0" w:space="0" w:color="auto"/>
      </w:divBdr>
    </w:div>
    <w:div w:id="1595429738">
      <w:bodyDiv w:val="1"/>
      <w:marLeft w:val="0"/>
      <w:marRight w:val="0"/>
      <w:marTop w:val="0"/>
      <w:marBottom w:val="0"/>
      <w:divBdr>
        <w:top w:val="none" w:sz="0" w:space="0" w:color="auto"/>
        <w:left w:val="none" w:sz="0" w:space="0" w:color="auto"/>
        <w:bottom w:val="none" w:sz="0" w:space="0" w:color="auto"/>
        <w:right w:val="none" w:sz="0" w:space="0" w:color="auto"/>
      </w:divBdr>
    </w:div>
    <w:div w:id="1596328783">
      <w:bodyDiv w:val="1"/>
      <w:marLeft w:val="0"/>
      <w:marRight w:val="0"/>
      <w:marTop w:val="0"/>
      <w:marBottom w:val="0"/>
      <w:divBdr>
        <w:top w:val="none" w:sz="0" w:space="0" w:color="auto"/>
        <w:left w:val="none" w:sz="0" w:space="0" w:color="auto"/>
        <w:bottom w:val="none" w:sz="0" w:space="0" w:color="auto"/>
        <w:right w:val="none" w:sz="0" w:space="0" w:color="auto"/>
      </w:divBdr>
    </w:div>
    <w:div w:id="1639337549">
      <w:bodyDiv w:val="1"/>
      <w:marLeft w:val="0"/>
      <w:marRight w:val="0"/>
      <w:marTop w:val="0"/>
      <w:marBottom w:val="0"/>
      <w:divBdr>
        <w:top w:val="none" w:sz="0" w:space="0" w:color="auto"/>
        <w:left w:val="none" w:sz="0" w:space="0" w:color="auto"/>
        <w:bottom w:val="none" w:sz="0" w:space="0" w:color="auto"/>
        <w:right w:val="none" w:sz="0" w:space="0" w:color="auto"/>
      </w:divBdr>
    </w:div>
    <w:div w:id="1727608372">
      <w:bodyDiv w:val="1"/>
      <w:marLeft w:val="0"/>
      <w:marRight w:val="0"/>
      <w:marTop w:val="0"/>
      <w:marBottom w:val="0"/>
      <w:divBdr>
        <w:top w:val="none" w:sz="0" w:space="0" w:color="auto"/>
        <w:left w:val="none" w:sz="0" w:space="0" w:color="auto"/>
        <w:bottom w:val="none" w:sz="0" w:space="0" w:color="auto"/>
        <w:right w:val="none" w:sz="0" w:space="0" w:color="auto"/>
      </w:divBdr>
    </w:div>
    <w:div w:id="1761876419">
      <w:bodyDiv w:val="1"/>
      <w:marLeft w:val="0"/>
      <w:marRight w:val="0"/>
      <w:marTop w:val="0"/>
      <w:marBottom w:val="0"/>
      <w:divBdr>
        <w:top w:val="none" w:sz="0" w:space="0" w:color="auto"/>
        <w:left w:val="none" w:sz="0" w:space="0" w:color="auto"/>
        <w:bottom w:val="none" w:sz="0" w:space="0" w:color="auto"/>
        <w:right w:val="none" w:sz="0" w:space="0" w:color="auto"/>
      </w:divBdr>
    </w:div>
    <w:div w:id="1831864170">
      <w:bodyDiv w:val="1"/>
      <w:marLeft w:val="0"/>
      <w:marRight w:val="0"/>
      <w:marTop w:val="0"/>
      <w:marBottom w:val="0"/>
      <w:divBdr>
        <w:top w:val="none" w:sz="0" w:space="0" w:color="auto"/>
        <w:left w:val="none" w:sz="0" w:space="0" w:color="auto"/>
        <w:bottom w:val="none" w:sz="0" w:space="0" w:color="auto"/>
        <w:right w:val="none" w:sz="0" w:space="0" w:color="auto"/>
      </w:divBdr>
    </w:div>
    <w:div w:id="2126845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hyperlink" Target="https://azure.microsoft.com/en-us/pricing/free-trial/" TargetMode="External"/><Relationship Id="rId26" Type="http://schemas.openxmlformats.org/officeDocument/2006/relationships/hyperlink" Target="http://www.microsoftazurepass.com/" TargetMode="External"/><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10" Type="http://schemas.openxmlformats.org/officeDocument/2006/relationships/comments" Target="comments.xml"/><Relationship Id="rId11" Type="http://schemas.microsoft.com/office/2011/relationships/commentsExtended" Target="commentsExtended.xm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hyperlink" Target="http://www.manifoldjs.com/" TargetMode="External"/><Relationship Id="rId38" Type="http://schemas.openxmlformats.org/officeDocument/2006/relationships/hyperlink" Target="https://w3c.github.io/manifest/" TargetMode="External"/><Relationship Id="rId39" Type="http://schemas.openxmlformats.org/officeDocument/2006/relationships/hyperlink" Target="https://nodejs.org/" TargetMode="External"/><Relationship Id="rId40" Type="http://schemas.openxmlformats.org/officeDocument/2006/relationships/hyperlink" Target="http://www.manifoldjs.com/generator" TargetMode="External"/><Relationship Id="rId41" Type="http://schemas.openxmlformats.org/officeDocument/2006/relationships/footer" Target="footer1.xml"/><Relationship Id="rId42" Type="http://schemas.openxmlformats.org/officeDocument/2006/relationships/fontTable" Target="fontTable.xml"/><Relationship Id="rId43" Type="http://schemas.openxmlformats.org/officeDocument/2006/relationships/glossaryDocument" Target="glossary/document.xml"/><Relationship Id="rId4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082065158"/>
        <w:category>
          <w:name w:val="General"/>
          <w:gallery w:val="placeholder"/>
        </w:category>
        <w:types>
          <w:type w:val="bbPlcHdr"/>
        </w:types>
        <w:behaviors>
          <w:behavior w:val="content"/>
        </w:behaviors>
        <w:guid w:val="{1CABCED7-02AC-46E0-B35F-DB72CC685FF0}"/>
      </w:docPartPr>
      <w:docPartBody>
        <w:p w:rsidR="00850E38" w:rsidRDefault="006F0B5C">
          <w:r w:rsidRPr="00FD5743">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0000000000000000000"/>
    <w:charset w:val="4D"/>
    <w:family w:val="roman"/>
    <w:notTrueType/>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Franklin Gothic Condensed">
    <w:panose1 w:val="00000000000000000000"/>
    <w:charset w:val="00"/>
    <w:family w:val="swiss"/>
    <w:notTrueType/>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Britannic Bold">
    <w:panose1 w:val="020B0903060703020204"/>
    <w:charset w:val="00"/>
    <w:family w:val="auto"/>
    <w:pitch w:val="variable"/>
    <w:sig w:usb0="00000003" w:usb1="00000000" w:usb2="00000000" w:usb3="00000000" w:csb0="00000001" w:csb1="00000000"/>
  </w:font>
  <w:font w:name="Batang">
    <w:panose1 w:val="02030600000101010101"/>
    <w:charset w:val="81"/>
    <w:family w:val="auto"/>
    <w:pitch w:val="variable"/>
    <w:sig w:usb0="B00002AF" w:usb1="69D77CFB" w:usb2="00000030" w:usb3="00000000" w:csb0="0008009F" w:csb1="00000000"/>
  </w:font>
  <w:font w:name="Tahoma">
    <w:panose1 w:val="020B0604030504040204"/>
    <w:charset w:val="00"/>
    <w:family w:val="auto"/>
    <w:pitch w:val="variable"/>
    <w:sig w:usb0="E1002EFF" w:usb1="C000605B" w:usb2="00000029" w:usb3="00000000" w:csb0="000101FF" w:csb1="00000000"/>
  </w:font>
  <w:font w:name="Arial Black">
    <w:panose1 w:val="020B0A04020102020204"/>
    <w:charset w:val="A1"/>
    <w:family w:val="auto"/>
    <w:pitch w:val="variable"/>
    <w:sig w:usb0="A00002AF" w:usb1="400078FB" w:usb2="00000000" w:usb3="00000000" w:csb0="0000009F" w:csb1="00000000"/>
  </w:font>
  <w:font w:name="Arial Narrow">
    <w:panose1 w:val="020B0606020202030204"/>
    <w:charset w:val="00"/>
    <w:family w:val="auto"/>
    <w:pitch w:val="variable"/>
    <w:sig w:usb0="00000287" w:usb1="00000800" w:usb2="00000000" w:usb3="00000000" w:csb0="0000009F" w:csb1="00000000"/>
  </w:font>
  <w:font w:name="Arial Unicode MS">
    <w:panose1 w:val="020B0604020202020204"/>
    <w:charset w:val="00"/>
    <w:family w:val="auto"/>
    <w:pitch w:val="variable"/>
    <w:sig w:usb0="F7FFAFFF" w:usb1="E9DFFFFF" w:usb2="0000003F" w:usb3="00000000" w:csb0="003F01FF" w:csb1="00000000"/>
  </w:font>
  <w:font w:name="Segoe UI">
    <w:panose1 w:val="020B0502040204020203"/>
    <w:charset w:val="00"/>
    <w:family w:val="auto"/>
    <w:pitch w:val="variable"/>
    <w:sig w:usb0="E4002EFF" w:usb1="C000E47F"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D2519E"/>
    <w:rsid w:val="00060917"/>
    <w:rsid w:val="00062932"/>
    <w:rsid w:val="0006782F"/>
    <w:rsid w:val="000746F7"/>
    <w:rsid w:val="000C20E0"/>
    <w:rsid w:val="00134C0A"/>
    <w:rsid w:val="00164CDD"/>
    <w:rsid w:val="001908D4"/>
    <w:rsid w:val="001C2BD5"/>
    <w:rsid w:val="001D4292"/>
    <w:rsid w:val="002170B0"/>
    <w:rsid w:val="002348A7"/>
    <w:rsid w:val="00284245"/>
    <w:rsid w:val="002A38AA"/>
    <w:rsid w:val="002C4FAA"/>
    <w:rsid w:val="002C6C16"/>
    <w:rsid w:val="002E1436"/>
    <w:rsid w:val="002E2D9F"/>
    <w:rsid w:val="002E430F"/>
    <w:rsid w:val="003177DD"/>
    <w:rsid w:val="0032746A"/>
    <w:rsid w:val="00356FE6"/>
    <w:rsid w:val="00374E5F"/>
    <w:rsid w:val="00375F6B"/>
    <w:rsid w:val="003B602C"/>
    <w:rsid w:val="003D23AA"/>
    <w:rsid w:val="0042277C"/>
    <w:rsid w:val="00427F12"/>
    <w:rsid w:val="004610CC"/>
    <w:rsid w:val="004C1780"/>
    <w:rsid w:val="004C784D"/>
    <w:rsid w:val="004D5384"/>
    <w:rsid w:val="00503FF3"/>
    <w:rsid w:val="005340C3"/>
    <w:rsid w:val="00540E07"/>
    <w:rsid w:val="00542B53"/>
    <w:rsid w:val="005730F2"/>
    <w:rsid w:val="00585DEE"/>
    <w:rsid w:val="005A175D"/>
    <w:rsid w:val="005A66C9"/>
    <w:rsid w:val="005B7A3F"/>
    <w:rsid w:val="005F13E5"/>
    <w:rsid w:val="005F14C5"/>
    <w:rsid w:val="0060126C"/>
    <w:rsid w:val="00603AB9"/>
    <w:rsid w:val="00626D3D"/>
    <w:rsid w:val="00657E39"/>
    <w:rsid w:val="00664592"/>
    <w:rsid w:val="00686A08"/>
    <w:rsid w:val="0069253E"/>
    <w:rsid w:val="0069458E"/>
    <w:rsid w:val="006A6304"/>
    <w:rsid w:val="006F0B5C"/>
    <w:rsid w:val="007146FF"/>
    <w:rsid w:val="00725384"/>
    <w:rsid w:val="007513EA"/>
    <w:rsid w:val="00766539"/>
    <w:rsid w:val="00790579"/>
    <w:rsid w:val="007A31F5"/>
    <w:rsid w:val="007D6769"/>
    <w:rsid w:val="00810CFF"/>
    <w:rsid w:val="008117E6"/>
    <w:rsid w:val="00821114"/>
    <w:rsid w:val="008377BC"/>
    <w:rsid w:val="00845ADC"/>
    <w:rsid w:val="00850E38"/>
    <w:rsid w:val="00876E08"/>
    <w:rsid w:val="008B7DDC"/>
    <w:rsid w:val="00903733"/>
    <w:rsid w:val="009461B9"/>
    <w:rsid w:val="00961744"/>
    <w:rsid w:val="009819D5"/>
    <w:rsid w:val="00984A64"/>
    <w:rsid w:val="009F1E28"/>
    <w:rsid w:val="00A12A20"/>
    <w:rsid w:val="00A8334D"/>
    <w:rsid w:val="00A97118"/>
    <w:rsid w:val="00AA300D"/>
    <w:rsid w:val="00AB2EEE"/>
    <w:rsid w:val="00AB68CE"/>
    <w:rsid w:val="00AC74A4"/>
    <w:rsid w:val="00B31F7F"/>
    <w:rsid w:val="00B46189"/>
    <w:rsid w:val="00B47EE5"/>
    <w:rsid w:val="00BD3275"/>
    <w:rsid w:val="00BE5713"/>
    <w:rsid w:val="00C0188A"/>
    <w:rsid w:val="00C43B99"/>
    <w:rsid w:val="00C54274"/>
    <w:rsid w:val="00C60CB4"/>
    <w:rsid w:val="00C8003C"/>
    <w:rsid w:val="00C877BE"/>
    <w:rsid w:val="00C93179"/>
    <w:rsid w:val="00CC5506"/>
    <w:rsid w:val="00CD0A46"/>
    <w:rsid w:val="00CF00FB"/>
    <w:rsid w:val="00D03630"/>
    <w:rsid w:val="00D102B9"/>
    <w:rsid w:val="00D2519E"/>
    <w:rsid w:val="00D27E00"/>
    <w:rsid w:val="00D334C3"/>
    <w:rsid w:val="00D527A0"/>
    <w:rsid w:val="00D6211B"/>
    <w:rsid w:val="00D67AC6"/>
    <w:rsid w:val="00D72D75"/>
    <w:rsid w:val="00D92CC8"/>
    <w:rsid w:val="00D958DA"/>
    <w:rsid w:val="00DA461A"/>
    <w:rsid w:val="00DF2CBD"/>
    <w:rsid w:val="00E10D4C"/>
    <w:rsid w:val="00E15A9F"/>
    <w:rsid w:val="00E1639C"/>
    <w:rsid w:val="00E216AB"/>
    <w:rsid w:val="00E50EF8"/>
    <w:rsid w:val="00EC62AD"/>
    <w:rsid w:val="00EC6754"/>
    <w:rsid w:val="00F13C85"/>
    <w:rsid w:val="00F15346"/>
    <w:rsid w:val="00F169F9"/>
    <w:rsid w:val="00F16DB5"/>
    <w:rsid w:val="00F353E3"/>
    <w:rsid w:val="00FC77F7"/>
    <w:rsid w:val="00FE5F8C"/>
    <w:rsid w:val="00FF1F6E"/>
    <w:rsid w:val="00FF3221"/>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0E0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42B53"/>
    <w:rPr>
      <w:color w:val="808080"/>
    </w:rPr>
  </w:style>
  <w:style w:type="paragraph" w:customStyle="1" w:styleId="925EA21E6EA2410FA326A29C7EBBF954">
    <w:name w:val="925EA21E6EA2410FA326A29C7EBBF954"/>
    <w:rsid w:val="00540E07"/>
  </w:style>
  <w:style w:type="paragraph" w:customStyle="1" w:styleId="753C809667D749C2B94C4B03D9590BF1">
    <w:name w:val="753C809667D749C2B94C4B03D9590BF1"/>
    <w:rsid w:val="00C877BE"/>
  </w:style>
  <w:style w:type="paragraph" w:customStyle="1" w:styleId="1F8D9F88319743DE8BB26D4055578AC1">
    <w:name w:val="1F8D9F88319743DE8BB26D4055578AC1"/>
    <w:rsid w:val="00C877BE"/>
  </w:style>
  <w:style w:type="paragraph" w:customStyle="1" w:styleId="CA4BB123000C4E48BC789250F16681A6">
    <w:name w:val="CA4BB123000C4E48BC789250F16681A6"/>
    <w:rsid w:val="00C877BE"/>
  </w:style>
  <w:style w:type="paragraph" w:customStyle="1" w:styleId="9522331889E7460492B057A3A31E5993">
    <w:name w:val="9522331889E7460492B057A3A31E5993"/>
    <w:rsid w:val="00C877BE"/>
  </w:style>
  <w:style w:type="paragraph" w:customStyle="1" w:styleId="00DEF929610948F8970C745765580CD3">
    <w:name w:val="00DEF929610948F8970C745765580CD3"/>
    <w:rsid w:val="00C877BE"/>
  </w:style>
  <w:style w:type="paragraph" w:customStyle="1" w:styleId="5CE42396CCCB48EEAB5DEB56E7FD9097">
    <w:name w:val="5CE42396CCCB48EEAB5DEB56E7FD9097"/>
    <w:rsid w:val="00C877BE"/>
  </w:style>
  <w:style w:type="paragraph" w:customStyle="1" w:styleId="3DDAD8B8DE794E949660A9D3E820A4DB">
    <w:name w:val="3DDAD8B8DE794E949660A9D3E820A4DB"/>
    <w:rsid w:val="005F14C5"/>
    <w:rPr>
      <w:lang w:bidi="he-IL"/>
    </w:rPr>
  </w:style>
  <w:style w:type="paragraph" w:customStyle="1" w:styleId="913E9A31B8B544F88111EB41E1751B58">
    <w:name w:val="913E9A31B8B544F88111EB41E1751B58"/>
    <w:rsid w:val="00C8003C"/>
    <w:rPr>
      <w:lang w:bidi="he-IL"/>
    </w:rPr>
  </w:style>
  <w:style w:type="paragraph" w:customStyle="1" w:styleId="D7371C13B30E421A93247523E1010D0B">
    <w:name w:val="D7371C13B30E421A93247523E1010D0B"/>
    <w:rsid w:val="00C8003C"/>
    <w:rPr>
      <w:lang w:bidi="he-IL"/>
    </w:rPr>
  </w:style>
  <w:style w:type="paragraph" w:customStyle="1" w:styleId="AAAFBE7178C643EC93F3EC6672DF5F7B">
    <w:name w:val="AAAFBE7178C643EC93F3EC6672DF5F7B"/>
    <w:rsid w:val="00542B53"/>
    <w:pPr>
      <w:spacing w:after="160" w:line="259" w:lineRule="auto"/>
    </w:pPr>
  </w:style>
  <w:style w:type="paragraph" w:customStyle="1" w:styleId="8EA7354455F24D0DA05B3288C755DEA9">
    <w:name w:val="8EA7354455F24D0DA05B3288C755DEA9"/>
    <w:rsid w:val="00CC5506"/>
    <w:pPr>
      <w:spacing w:after="160" w:line="259" w:lineRule="auto"/>
    </w:pPr>
  </w:style>
  <w:style w:type="paragraph" w:customStyle="1" w:styleId="3CAA0E212E0E4965AA334EA97304359C">
    <w:name w:val="3CAA0E212E0E4965AA334EA97304359C"/>
    <w:rsid w:val="00CC5506"/>
    <w:pPr>
      <w:spacing w:after="160" w:line="259" w:lineRule="auto"/>
    </w:pPr>
  </w:style>
  <w:style w:type="paragraph" w:customStyle="1" w:styleId="CF44BB64BF514F1095BD6698362945A7">
    <w:name w:val="CF44BB64BF514F1095BD6698362945A7"/>
    <w:rsid w:val="00CC5506"/>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FB80F5-F17E-3344-A41A-FC4668E7A3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4162</Words>
  <Characters>23724</Characters>
  <Application>Microsoft Macintosh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2015-09-25T15:20:00Z</dcterms:created>
  <dcterms:modified xsi:type="dcterms:W3CDTF">2015-09-29T07:48:00Z</dcterms:modified>
  <cp:contentStatus/>
</cp:coreProperties>
</file>